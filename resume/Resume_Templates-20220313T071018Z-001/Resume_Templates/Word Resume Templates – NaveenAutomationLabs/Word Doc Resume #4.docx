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
        </w:sdtPr>
        <w:sdtContent>
          <w:ins w:author="Shiva Regalla" w:id="0" w:date="2021-12-01T11:51:2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ins>
        </w:sdtContent>
      </w:sdt>
      <w:r w:rsidDel="00000000" w:rsidR="00000000" w:rsidRPr="00000000">
        <w:rPr>
          <w:rtl w:val="0"/>
        </w:rPr>
      </w:r>
    </w:p>
    <w:tbl>
      <w:tblPr>
        <w:tblStyle w:val="Table1"/>
        <w:tblW w:w="100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4335"/>
        <w:tblGridChange w:id="0">
          <w:tblGrid>
            <w:gridCol w:w="5745"/>
            <w:gridCol w:w="4335"/>
          </w:tblGrid>
        </w:tblGridChange>
      </w:tblGrid>
      <w:tr>
        <w:trPr>
          <w:cantSplit w:val="0"/>
          <w:trHeight w:val="16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2">
            <w:pPr>
              <w:widowControl w:val="0"/>
              <w:spacing w:before="0" w:line="240" w:lineRule="auto"/>
              <w:rPr>
                <w:rFonts w:ascii="Raleway Thin" w:cs="Raleway Thin" w:eastAsia="Raleway Thin" w:hAnsi="Raleway Thin"/>
                <w:color w:val="cf5447"/>
                <w:sz w:val="82"/>
                <w:szCs w:val="82"/>
              </w:rPr>
            </w:pPr>
            <w:sdt>
              <w:sdtPr>
                <w:tag w:val="goog_rdk_3"/>
              </w:sdtPr>
              <w:sdtContent>
                <w:del w:author="janardhana" w:id="1" w:date="2021-11-23T05:39:33Z">
                  <w:r w:rsidDel="00000000" w:rsidR="00000000" w:rsidRPr="00000000">
                    <w:rPr>
                      <w:rFonts w:ascii="Raleway Thin" w:cs="Raleway Thin" w:eastAsia="Raleway Thin" w:hAnsi="Raleway Thin"/>
                      <w:color w:val="cf5447"/>
                      <w:sz w:val="82"/>
                      <w:szCs w:val="82"/>
                      <w:rtl w:val="0"/>
                    </w:rPr>
                    <w:delText xml:space="preserve">Nick Stevens</w:delText>
                  </w:r>
                </w:del>
              </w:sdtContent>
            </w:sdt>
            <w:r w:rsidDel="00000000" w:rsidR="00000000" w:rsidRPr="00000000">
              <w:rPr>
                <w:rtl w:val="0"/>
              </w:rPr>
            </w:r>
          </w:p>
          <w:p w:rsidR="00000000" w:rsidDel="00000000" w:rsidP="00000000" w:rsidRDefault="00000000" w:rsidRPr="00000000" w14:paraId="00000003">
            <w:pPr>
              <w:widowControl w:val="0"/>
              <w:spacing w:before="0" w:line="240" w:lineRule="auto"/>
              <w:rPr>
                <w:rFonts w:ascii="Open Sans" w:cs="Open Sans" w:eastAsia="Open Sans" w:hAnsi="Open Sans"/>
                <w:b w:val="1"/>
                <w:color w:val="666666"/>
                <w:sz w:val="86"/>
                <w:szCs w:val="86"/>
              </w:rPr>
            </w:pPr>
            <w:r w:rsidDel="00000000" w:rsidR="00000000" w:rsidRPr="00000000">
              <w:rPr>
                <w:rFonts w:ascii="Open Sans" w:cs="Open Sans" w:eastAsia="Open Sans" w:hAnsi="Open Sans"/>
                <w:color w:val="666666"/>
                <w:sz w:val="36"/>
                <w:szCs w:val="36"/>
                <w:rtl w:val="0"/>
              </w:rPr>
              <w:t xml:space="preserve">Intern Title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sdt>
            <w:sdtPr>
              <w:tag w:val="goog_rdk_7"/>
            </w:sdtPr>
            <w:sdtContent>
              <w:p w:rsidR="00000000" w:rsidDel="00000000" w:rsidP="00000000" w:rsidRDefault="00000000" w:rsidRPr="00000000" w14:paraId="00000004">
                <w:pPr>
                  <w:widowControl w:val="0"/>
                  <w:spacing w:before="0" w:line="360" w:lineRule="auto"/>
                  <w:jc w:val="center"/>
                  <w:rPr>
                    <w:rFonts w:ascii="Open Sans" w:cs="Open Sans" w:eastAsia="Open Sans" w:hAnsi="Open Sans"/>
                    <w:color w:val="666666"/>
                    <w:sz w:val="18"/>
                    <w:szCs w:val="18"/>
                  </w:rPr>
                  <w:pPrChange w:author="janardhana" w:id="0" w:date="2021-11-23T05:41:29Z">
                    <w:pPr>
                      <w:widowControl w:val="0"/>
                      <w:spacing w:before="0" w:line="360" w:lineRule="auto"/>
                      <w:jc w:val="right"/>
                    </w:pPr>
                  </w:pPrChange>
                </w:pPr>
                <w:sdt>
                  <w:sdtPr>
                    <w:tag w:val="goog_rdk_5"/>
                  </w:sdtPr>
                  <w:sdtContent>
                    <w:ins w:author="janardhana" w:id="2" w:date="2021-11-23T05:41:26Z">
                      <w:r w:rsidDel="00000000" w:rsidR="00000000" w:rsidRPr="00000000">
                        <w:rPr>
                          <w:rFonts w:ascii="Open Sans" w:cs="Open Sans" w:eastAsia="Open Sans" w:hAnsi="Open Sans"/>
                          <w:b w:val="1"/>
                          <w:color w:val="666666"/>
                          <w:sz w:val="86"/>
                          <w:szCs w:val="86"/>
                          <w:rtl w:val="0"/>
                        </w:rPr>
                        <w:t xml:space="preserve">7</w:t>
                      </w:r>
                    </w:ins>
                  </w:sdtContent>
                </w:sdt>
                <w:sdt>
                  <w:sdtPr>
                    <w:tag w:val="goog_rdk_6"/>
                  </w:sdtPr>
                  <w:sdtContent>
                    <w:del w:author="janardhana" w:id="2" w:date="2021-11-23T05:41:26Z">
                      <w:r w:rsidDel="00000000" w:rsidR="00000000" w:rsidRPr="00000000">
                        <w:rPr>
                          <w:rFonts w:ascii="Open Sans" w:cs="Open Sans" w:eastAsia="Open Sans" w:hAnsi="Open Sans"/>
                          <w:color w:val="666666"/>
                          <w:sz w:val="18"/>
                          <w:szCs w:val="18"/>
                          <w:rtl w:val="0"/>
                        </w:rPr>
                        <w:delText xml:space="preserve">Phone Numb</w:delText>
                      </w:r>
                    </w:del>
                  </w:sdtContent>
                </w:sdt>
                <w:r w:rsidDel="00000000" w:rsidR="00000000" w:rsidRPr="00000000">
                  <w:rPr>
                    <w:rFonts w:ascii="Open Sans" w:cs="Open Sans" w:eastAsia="Open Sans" w:hAnsi="Open Sans"/>
                    <w:color w:val="666666"/>
                    <w:sz w:val="18"/>
                    <w:szCs w:val="18"/>
                    <w:rtl w:val="0"/>
                  </w:rPr>
                  <w:t xml:space="preserve">er</w:t>
                  <w:br w:type="textWrapping"/>
                  <w:t xml:space="preserve">Location, City, State</w:t>
                  <w:br w:type="textWrapping"/>
                </w:r>
                <w:hyperlink r:id="rId7">
                  <w:r w:rsidDel="00000000" w:rsidR="00000000" w:rsidRPr="00000000">
                    <w:rPr>
                      <w:rFonts w:ascii="Open Sans" w:cs="Open Sans" w:eastAsia="Open Sans" w:hAnsi="Open Sans"/>
                      <w:color w:val="666666"/>
                      <w:sz w:val="18"/>
                      <w:szCs w:val="18"/>
                      <w:rtl w:val="0"/>
                    </w:rPr>
                    <w:t xml:space="preserve">name@email.com</w:t>
                  </w:r>
                </w:hyperlink>
                <w:r w:rsidDel="00000000" w:rsidR="00000000" w:rsidRPr="00000000">
                  <w:rPr>
                    <w:rtl w:val="0"/>
                  </w:rPr>
                </w:r>
              </w:p>
            </w:sdtContent>
          </w:sdt>
          <w:p w:rsidR="00000000" w:rsidDel="00000000" w:rsidP="00000000" w:rsidRDefault="00000000" w:rsidRPr="00000000" w14:paraId="00000005">
            <w:pPr>
              <w:widowControl w:val="0"/>
              <w:spacing w:before="0" w:line="360" w:lineRule="auto"/>
              <w:jc w:val="right"/>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18"/>
                <w:szCs w:val="18"/>
                <w:rtl w:val="0"/>
              </w:rPr>
              <w:t xml:space="preserve">Yourwebsite.com</w:t>
            </w:r>
            <w:r w:rsidDel="00000000" w:rsidR="00000000" w:rsidRPr="00000000">
              <w:rPr>
                <w:rtl w:val="0"/>
              </w:rPr>
            </w:r>
          </w:p>
        </w:tc>
      </w:tr>
    </w:tbl>
    <w:p w:rsidR="00000000" w:rsidDel="00000000" w:rsidP="00000000" w:rsidRDefault="00000000" w:rsidRPr="00000000" w14:paraId="00000006">
      <w:pPr>
        <w:widowControl w:val="0"/>
        <w:spacing w:before="0" w:lineRule="auto"/>
        <w:rPr>
          <w:rFonts w:ascii="Nunito" w:cs="Nunito" w:eastAsia="Nunito" w:hAnsi="Nunito"/>
          <w:sz w:val="20"/>
          <w:szCs w:val="20"/>
        </w:rPr>
      </w:pPr>
      <w:r w:rsidDel="00000000" w:rsidR="00000000" w:rsidRPr="00000000">
        <w:rPr>
          <w:rtl w:val="0"/>
        </w:rPr>
      </w:r>
    </w:p>
    <w:tbl>
      <w:tblPr>
        <w:tblStyle w:val="Table2"/>
        <w:tblW w:w="100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1509" w:hRule="atLeast"/>
          <w:tblHeader w:val="0"/>
        </w:trPr>
        <w:tc>
          <w:tcPr>
            <w:tcBorders>
              <w:top w:color="cf5447" w:space="0" w:sz="8" w:val="single"/>
              <w:left w:color="000000" w:space="0" w:sz="0" w:val="nil"/>
              <w:bottom w:color="cccccc"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7">
            <w:pPr>
              <w:widowControl w:val="0"/>
              <w:spacing w:before="0" w:line="240" w:lineRule="auto"/>
              <w:rPr>
                <w:rFonts w:ascii="Open Sans" w:cs="Open Sans" w:eastAsia="Open Sans" w:hAnsi="Open Sans"/>
                <w:sz w:val="12"/>
                <w:szCs w:val="12"/>
              </w:rPr>
            </w:pPr>
            <w:r w:rsidDel="00000000" w:rsidR="00000000" w:rsidRPr="00000000">
              <w:rPr>
                <w:rFonts w:ascii="Open Sans" w:cs="Open Sans" w:eastAsia="Open Sans" w:hAnsi="Open Sans"/>
                <w:color w:val="cf5447"/>
                <w:sz w:val="20"/>
                <w:szCs w:val="20"/>
                <w:rtl w:val="0"/>
              </w:rPr>
              <w:br w:type="textWrapping"/>
              <w:t xml:space="preserve">OBJECTIVE</w:t>
            </w:r>
            <w:r w:rsidDel="00000000" w:rsidR="00000000" w:rsidRPr="00000000">
              <w:rPr>
                <w:rFonts w:ascii="Open Sans" w:cs="Open Sans" w:eastAsia="Open Sans" w:hAnsi="Open Sans"/>
                <w:sz w:val="12"/>
                <w:szCs w:val="12"/>
                <w:rtl w:val="0"/>
              </w:rPr>
              <w:br w:type="textWrapping"/>
            </w:r>
            <w:sdt>
              <w:sdtPr>
                <w:tag w:val="goog_rdk_8"/>
              </w:sdtPr>
              <w:sdtContent>
                <w:ins w:author="Shiva Regalla" w:id="4" w:date="2021-12-01T11:51:27Z">
                  <w:r w:rsidDel="00000000" w:rsidR="00000000" w:rsidRPr="00000000">
                    <w:rPr>
                      <w:rFonts w:ascii="Open Sans" w:cs="Open Sans" w:eastAsia="Open Sans" w:hAnsi="Open Sans"/>
                      <w:sz w:val="12"/>
                      <w:szCs w:val="12"/>
                      <w:rtl w:val="0"/>
                    </w:rPr>
                    <w:t xml:space="preserve">--------------------------</w:t>
                  </w:r>
                </w:ins>
              </w:sdtContent>
            </w:sdt>
            <w:r w:rsidDel="00000000" w:rsidR="00000000" w:rsidRPr="00000000">
              <w:rPr>
                <w:rtl w:val="0"/>
              </w:rPr>
            </w:r>
          </w:p>
          <w:p w:rsidR="00000000" w:rsidDel="00000000" w:rsidP="00000000" w:rsidRDefault="00000000" w:rsidRPr="00000000" w14:paraId="00000008">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a few sentences, summarize what makes you the s</w:t>
            </w:r>
            <w:sdt>
              <w:sdtPr>
                <w:tag w:val="goog_rdk_9"/>
              </w:sdtPr>
              <w:sdtContent>
                <w:ins w:author="Shiva Regalla" w:id="5" w:date="2021-12-01T11:51:28Z">
                  <w:r w:rsidDel="00000000" w:rsidR="00000000" w:rsidRPr="00000000">
                    <w:rPr>
                      <w:rFonts w:ascii="Open Sans" w:cs="Open Sans" w:eastAsia="Open Sans" w:hAnsi="Open Sans"/>
                      <w:color w:val="666666"/>
                      <w:sz w:val="18"/>
                      <w:szCs w:val="18"/>
                      <w:rtl w:val="0"/>
                    </w:rPr>
                    <w:t xml:space="preserve">-----------------</w:t>
                  </w:r>
                </w:ins>
              </w:sdtContent>
            </w:sdt>
            <w:r w:rsidDel="00000000" w:rsidR="00000000" w:rsidRPr="00000000">
              <w:rPr>
                <w:rFonts w:ascii="Open Sans" w:cs="Open Sans" w:eastAsia="Open Sans" w:hAnsi="Open Sans"/>
                <w:color w:val="666666"/>
                <w:sz w:val="18"/>
                <w:szCs w:val="18"/>
                <w:rtl w:val="0"/>
              </w:rPr>
              <w:t xml:space="preserve">tandout intern in your field. Explain your qualifications in more detail, what you’re looking for to </w:t>
            </w:r>
            <w:sdt>
              <w:sdtPr>
                <w:tag w:val="goog_rdk_10"/>
              </w:sdtPr>
              <w:sdtContent>
                <w:ins w:author="Shiva Regalla" w:id="6" w:date="2021-12-01T11:51:28Z">
                  <w:r w:rsidDel="00000000" w:rsidR="00000000" w:rsidRPr="00000000">
                    <w:rPr>
                      <w:rFonts w:ascii="Open Sans" w:cs="Open Sans" w:eastAsia="Open Sans" w:hAnsi="Open Sans"/>
                      <w:color w:val="666666"/>
                      <w:sz w:val="18"/>
                      <w:szCs w:val="18"/>
                      <w:rtl w:val="0"/>
                    </w:rPr>
                    <w:t xml:space="preserve">-------------------------------------------------------------------------------------------------------</w:t>
                  </w:r>
                </w:ins>
              </w:sdtContent>
            </w:sdt>
            <w:r w:rsidDel="00000000" w:rsidR="00000000" w:rsidRPr="00000000">
              <w:rPr>
                <w:rFonts w:ascii="Open Sans" w:cs="Open Sans" w:eastAsia="Open Sans" w:hAnsi="Open Sans"/>
                <w:color w:val="666666"/>
                <w:sz w:val="18"/>
                <w:szCs w:val="18"/>
                <w:rtl w:val="0"/>
              </w:rPr>
              <w:t xml:space="preserve">start your career  and how you can contribute </w:t>
              <w:br w:type="textWrapping"/>
              <w:t xml:space="preserve">to a new company. </w:t>
              <w:br w:type="textWrapping"/>
            </w:r>
          </w:p>
        </w:tc>
      </w:tr>
      <w:tr>
        <w:trPr>
          <w:cantSplit w:val="0"/>
          <w:trHeight w:val="1131" w:hRule="atLeast"/>
          <w:tblHeader w:val="0"/>
        </w:trPr>
        <w:tc>
          <w:tcPr>
            <w:tcBorders>
              <w:top w:color="cccccc" w:space="0" w:sz="8" w:val="single"/>
              <w:left w:color="000000" w:space="0" w:sz="0" w:val="nil"/>
              <w:bottom w:color="cccccc"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9">
            <w:pPr>
              <w:widowControl w:val="0"/>
              <w:spacing w:before="0" w:line="240" w:lineRule="auto"/>
              <w:rPr>
                <w:rFonts w:ascii="Open Sans" w:cs="Open Sans" w:eastAsia="Open Sans" w:hAnsi="Open Sans"/>
                <w:sz w:val="12"/>
                <w:szCs w:val="12"/>
              </w:rPr>
            </w:pPr>
            <w:r w:rsidDel="00000000" w:rsidR="00000000" w:rsidRPr="00000000">
              <w:rPr>
                <w:rFonts w:ascii="Open Sans" w:cs="Open Sans" w:eastAsia="Open Sans" w:hAnsi="Open Sans"/>
                <w:color w:val="cf5447"/>
                <w:sz w:val="20"/>
                <w:szCs w:val="20"/>
                <w:rtl w:val="0"/>
              </w:rPr>
              <w:br w:type="textWrapping"/>
              <w:t xml:space="preserve">SKILLS</w:t>
            </w:r>
            <w:r w:rsidDel="00000000" w:rsidR="00000000" w:rsidRPr="00000000">
              <w:rPr>
                <w:rFonts w:ascii="Open Sans" w:cs="Open Sans" w:eastAsia="Open Sans" w:hAnsi="Open Sans"/>
                <w:sz w:val="12"/>
                <w:szCs w:val="12"/>
                <w:rtl w:val="0"/>
              </w:rPr>
              <w:br w:type="textWrapping"/>
            </w:r>
          </w:p>
          <w:p w:rsidR="00000000" w:rsidDel="00000000" w:rsidP="00000000" w:rsidRDefault="00000000" w:rsidRPr="00000000" w14:paraId="0000000A">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This is where you will list all of the programs and software that you are familiar with using.</w:t>
            </w:r>
          </w:p>
        </w:tc>
      </w:tr>
    </w:tbl>
    <w:p w:rsidR="00000000" w:rsidDel="00000000" w:rsidP="00000000" w:rsidRDefault="00000000" w:rsidRPr="00000000" w14:paraId="0000000B">
      <w:pPr>
        <w:widowControl w:val="0"/>
        <w:spacing w:before="0" w:line="240" w:lineRule="auto"/>
        <w:rPr>
          <w:rFonts w:ascii="Nunito" w:cs="Nunito" w:eastAsia="Nunito" w:hAnsi="Nunito"/>
          <w:sz w:val="20"/>
          <w:szCs w:val="20"/>
        </w:rPr>
      </w:pPr>
      <w:r w:rsidDel="00000000" w:rsidR="00000000" w:rsidRPr="00000000">
        <w:rPr>
          <w:rtl w:val="0"/>
        </w:rPr>
      </w:r>
    </w:p>
    <w:tbl>
      <w:tblPr>
        <w:tblStyle w:val="Table3"/>
        <w:tblW w:w="1009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360"/>
        <w:gridCol w:w="3375"/>
        <w:tblGridChange w:id="0">
          <w:tblGrid>
            <w:gridCol w:w="6360"/>
            <w:gridCol w:w="360"/>
            <w:gridCol w:w="337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before="0" w:line="24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color w:val="cf5447"/>
                <w:sz w:val="20"/>
                <w:szCs w:val="20"/>
                <w:rtl w:val="0"/>
              </w:rPr>
              <w:t xml:space="preserve">EXPERIENCE &amp; PERSONAL PROJECTS</w:t>
            </w:r>
            <w:r w:rsidDel="00000000" w:rsidR="00000000" w:rsidRPr="00000000">
              <w:rPr>
                <w:rFonts w:ascii="Open Sans" w:cs="Open Sans" w:eastAsia="Open Sans" w:hAnsi="Open Sans"/>
                <w:sz w:val="12"/>
                <w:szCs w:val="12"/>
                <w:rtl w:val="0"/>
              </w:rPr>
              <w:br w:type="textWrapping"/>
              <w:br w:type="textWrapping"/>
            </w:r>
            <w:r w:rsidDel="00000000" w:rsidR="00000000" w:rsidRPr="00000000">
              <w:rPr>
                <w:rFonts w:ascii="Open Sans" w:cs="Open Sans" w:eastAsia="Open Sans" w:hAnsi="Open Sans"/>
                <w:b w:val="1"/>
                <w:color w:val="666666"/>
                <w:sz w:val="18"/>
                <w:szCs w:val="18"/>
                <w:rtl w:val="0"/>
              </w:rPr>
              <w:t xml:space="preserve">WRITE YOUR JOB TITLE HERE</w:t>
            </w:r>
          </w:p>
          <w:p w:rsidR="00000000" w:rsidDel="00000000" w:rsidP="00000000" w:rsidRDefault="00000000" w:rsidRPr="00000000" w14:paraId="0000000D">
            <w:pPr>
              <w:pStyle w:val="Heading3"/>
              <w:widowControl w:val="0"/>
              <w:spacing w:after="100" w:before="100" w:line="240" w:lineRule="auto"/>
              <w:ind w:right="-15"/>
              <w:rPr>
                <w:rFonts w:ascii="Open Sans" w:cs="Open Sans" w:eastAsia="Open Sans" w:hAnsi="Open Sans"/>
                <w:i w:val="1"/>
              </w:rPr>
            </w:pPr>
            <w:bookmarkStart w:colFirst="0" w:colLast="0" w:name="_heading=h.gjdgxs" w:id="0"/>
            <w:bookmarkEnd w:id="0"/>
            <w:r w:rsidDel="00000000" w:rsidR="00000000" w:rsidRPr="00000000">
              <w:rPr>
                <w:rFonts w:ascii="Open Sans" w:cs="Open Sans" w:eastAsia="Open Sans" w:hAnsi="Open Sans"/>
                <w:i w:val="1"/>
                <w:rtl w:val="0"/>
              </w:rPr>
              <w:t xml:space="preserve">Company Name •  Location •  2018 - Present</w:t>
            </w:r>
          </w:p>
          <w:p w:rsidR="00000000" w:rsidDel="00000000" w:rsidP="00000000" w:rsidRDefault="00000000" w:rsidRPr="00000000" w14:paraId="0000000E">
            <w:pPr>
              <w:widowControl w:val="0"/>
              <w:spacing w:before="0" w:line="312" w:lineRule="auto"/>
              <w:ind w:right="-15"/>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two or three sentences, explain your responsibilities in this role and how your success in this position led to proven overall success for the company. Whether this position is an internship, part-time, or full-time position, treat it with equal importance. </w:t>
            </w:r>
          </w:p>
          <w:p w:rsidR="00000000" w:rsidDel="00000000" w:rsidP="00000000" w:rsidRDefault="00000000" w:rsidRPr="00000000" w14:paraId="0000000F">
            <w:pPr>
              <w:widowControl w:val="0"/>
              <w:spacing w:before="0" w:line="312" w:lineRule="auto"/>
              <w:ind w:right="-15"/>
              <w:rPr>
                <w:rFonts w:ascii="Open Sans" w:cs="Open Sans" w:eastAsia="Open Sans" w:hAnsi="Open Sans"/>
                <w:color w:val="666666"/>
                <w:sz w:val="20"/>
                <w:szCs w:val="20"/>
              </w:rPr>
            </w:pPr>
            <w:r w:rsidDel="00000000" w:rsidR="00000000" w:rsidRPr="00000000">
              <w:rPr>
                <w:rtl w:val="0"/>
              </w:rPr>
            </w:r>
          </w:p>
          <w:p w:rsidR="00000000" w:rsidDel="00000000" w:rsidP="00000000" w:rsidRDefault="00000000" w:rsidRPr="00000000" w14:paraId="00000010">
            <w:pPr>
              <w:widowControl w:val="0"/>
              <w:spacing w:before="0" w:line="24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WRITE YOUR JOB TITLE HERE</w:t>
            </w:r>
          </w:p>
          <w:p w:rsidR="00000000" w:rsidDel="00000000" w:rsidP="00000000" w:rsidRDefault="00000000" w:rsidRPr="00000000" w14:paraId="00000011">
            <w:pPr>
              <w:pStyle w:val="Heading3"/>
              <w:widowControl w:val="0"/>
              <w:spacing w:after="100" w:before="100" w:line="240" w:lineRule="auto"/>
              <w:ind w:right="-15"/>
              <w:rPr>
                <w:rFonts w:ascii="Open Sans" w:cs="Open Sans" w:eastAsia="Open Sans" w:hAnsi="Open Sans"/>
                <w:i w:val="1"/>
              </w:rPr>
            </w:pPr>
            <w:bookmarkStart w:colFirst="0" w:colLast="0" w:name="_heading=h.30j0zll" w:id="1"/>
            <w:bookmarkEnd w:id="1"/>
            <w:r w:rsidDel="00000000" w:rsidR="00000000" w:rsidRPr="00000000">
              <w:rPr>
                <w:rFonts w:ascii="Open Sans" w:cs="Open Sans" w:eastAsia="Open Sans" w:hAnsi="Open Sans"/>
                <w:i w:val="1"/>
                <w:rtl w:val="0"/>
              </w:rPr>
              <w:t xml:space="preserve">Company Name •  Location •  2018 - Present</w:t>
            </w:r>
          </w:p>
          <w:p w:rsidR="00000000" w:rsidDel="00000000" w:rsidP="00000000" w:rsidRDefault="00000000" w:rsidRPr="00000000" w14:paraId="00000012">
            <w:pPr>
              <w:widowControl w:val="0"/>
              <w:spacing w:before="0" w:line="312" w:lineRule="auto"/>
              <w:ind w:right="-15"/>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two or three sentences, explain your responsibilities in this role and how your success in this position led to proven overall success for the company. Whether this position is an internship, part-time, or full-time position, treat it with equal importance. </w:t>
            </w:r>
          </w:p>
          <w:p w:rsidR="00000000" w:rsidDel="00000000" w:rsidP="00000000" w:rsidRDefault="00000000" w:rsidRPr="00000000" w14:paraId="00000013">
            <w:pPr>
              <w:widowControl w:val="0"/>
              <w:spacing w:before="0" w:line="312" w:lineRule="auto"/>
              <w:ind w:right="-15"/>
              <w:rPr>
                <w:rFonts w:ascii="Open Sans" w:cs="Open Sans" w:eastAsia="Open Sans" w:hAnsi="Open Sans"/>
                <w:color w:val="434343"/>
                <w:sz w:val="20"/>
                <w:szCs w:val="20"/>
              </w:rPr>
            </w:pPr>
            <w:r w:rsidDel="00000000" w:rsidR="00000000" w:rsidRPr="00000000">
              <w:rPr>
                <w:rtl w:val="0"/>
              </w:rPr>
            </w:r>
          </w:p>
          <w:p w:rsidR="00000000" w:rsidDel="00000000" w:rsidP="00000000" w:rsidRDefault="00000000" w:rsidRPr="00000000" w14:paraId="00000014">
            <w:pPr>
              <w:widowControl w:val="0"/>
              <w:spacing w:before="0" w:line="240" w:lineRule="auto"/>
              <w:rPr>
                <w:rFonts w:ascii="Open Sans" w:cs="Open Sans" w:eastAsia="Open Sans" w:hAnsi="Open Sans"/>
                <w:color w:val="cf5447"/>
                <w:sz w:val="20"/>
                <w:szCs w:val="20"/>
              </w:rPr>
            </w:pPr>
            <w:r w:rsidDel="00000000" w:rsidR="00000000" w:rsidRPr="00000000">
              <w:rPr>
                <w:rFonts w:ascii="Open Sans" w:cs="Open Sans" w:eastAsia="Open Sans" w:hAnsi="Open Sans"/>
                <w:color w:val="cf5447"/>
                <w:sz w:val="20"/>
                <w:szCs w:val="20"/>
                <w:rtl w:val="0"/>
              </w:rPr>
              <w:t xml:space="preserve">VOLUNTEER EXPERIENCE</w:t>
            </w:r>
          </w:p>
          <w:p w:rsidR="00000000" w:rsidDel="00000000" w:rsidP="00000000" w:rsidRDefault="00000000" w:rsidRPr="00000000" w14:paraId="00000015">
            <w:pPr>
              <w:widowControl w:val="0"/>
              <w:spacing w:before="0" w:line="240" w:lineRule="auto"/>
              <w:rPr>
                <w:rFonts w:ascii="Open Sans" w:cs="Open Sans" w:eastAsia="Open Sans" w:hAnsi="Open Sans"/>
                <w:color w:val="cf5447"/>
                <w:sz w:val="20"/>
                <w:szCs w:val="20"/>
              </w:rPr>
            </w:pPr>
            <w:r w:rsidDel="00000000" w:rsidR="00000000" w:rsidRPr="00000000">
              <w:rPr>
                <w:rtl w:val="0"/>
              </w:rPr>
            </w:r>
          </w:p>
          <w:p w:rsidR="00000000" w:rsidDel="00000000" w:rsidP="00000000" w:rsidRDefault="00000000" w:rsidRPr="00000000" w14:paraId="00000016">
            <w:pPr>
              <w:widowControl w:val="0"/>
              <w:spacing w:before="0" w:line="24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WRITE YOUR JOB TITLE HERE</w:t>
            </w:r>
          </w:p>
          <w:p w:rsidR="00000000" w:rsidDel="00000000" w:rsidP="00000000" w:rsidRDefault="00000000" w:rsidRPr="00000000" w14:paraId="00000017">
            <w:pPr>
              <w:pStyle w:val="Heading3"/>
              <w:widowControl w:val="0"/>
              <w:spacing w:after="100" w:before="100" w:line="240" w:lineRule="auto"/>
              <w:ind w:right="-15"/>
              <w:rPr>
                <w:rFonts w:ascii="Open Sans" w:cs="Open Sans" w:eastAsia="Open Sans" w:hAnsi="Open Sans"/>
                <w:i w:val="1"/>
              </w:rPr>
            </w:pPr>
            <w:bookmarkStart w:colFirst="0" w:colLast="0" w:name="_heading=h.1fob9te" w:id="2"/>
            <w:bookmarkEnd w:id="2"/>
            <w:r w:rsidDel="00000000" w:rsidR="00000000" w:rsidRPr="00000000">
              <w:rPr>
                <w:rFonts w:ascii="Open Sans" w:cs="Open Sans" w:eastAsia="Open Sans" w:hAnsi="Open Sans"/>
                <w:i w:val="1"/>
                <w:rtl w:val="0"/>
              </w:rPr>
              <w:t xml:space="preserve">Company Name •  Location •  2018 - Present</w:t>
            </w:r>
          </w:p>
          <w:p w:rsidR="00000000" w:rsidDel="00000000" w:rsidP="00000000" w:rsidRDefault="00000000" w:rsidRPr="00000000" w14:paraId="00000018">
            <w:pPr>
              <w:widowControl w:val="0"/>
              <w:spacing w:before="0" w:line="312" w:lineRule="auto"/>
              <w:ind w:right="-15"/>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two or three sentences, explain your responsibilities in this role and how your success in this position led to proven overall success for the company. Whether this position is an internship, part-time, or full-time position, treat it with equal importance.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9">
            <w:pPr>
              <w:widowControl w:val="0"/>
              <w:spacing w:before="0" w:line="240" w:lineRule="auto"/>
              <w:rPr>
                <w:rFonts w:ascii="Open Sans" w:cs="Open Sans" w:eastAsia="Open Sans" w:hAnsi="Open Sans"/>
                <w:color w:val="cf5447"/>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A">
            <w:pPr>
              <w:widowControl w:val="0"/>
              <w:spacing w:before="0" w:line="240" w:lineRule="auto"/>
              <w:rPr>
                <w:rFonts w:ascii="Open Sans" w:cs="Open Sans" w:eastAsia="Open Sans" w:hAnsi="Open Sans"/>
                <w:sz w:val="12"/>
                <w:szCs w:val="12"/>
              </w:rPr>
            </w:pPr>
            <w:r w:rsidDel="00000000" w:rsidR="00000000" w:rsidRPr="00000000">
              <w:rPr>
                <w:rFonts w:ascii="Open Sans" w:cs="Open Sans" w:eastAsia="Open Sans" w:hAnsi="Open Sans"/>
                <w:color w:val="cf5447"/>
                <w:sz w:val="20"/>
                <w:szCs w:val="20"/>
                <w:rtl w:val="0"/>
              </w:rPr>
              <w:t xml:space="preserve">EDUCATION</w:t>
            </w:r>
            <w:r w:rsidDel="00000000" w:rsidR="00000000" w:rsidRPr="00000000">
              <w:rPr>
                <w:rFonts w:ascii="Open Sans" w:cs="Open Sans" w:eastAsia="Open Sans" w:hAnsi="Open Sans"/>
                <w:sz w:val="12"/>
                <w:szCs w:val="12"/>
                <w:rtl w:val="0"/>
              </w:rPr>
              <w:br w:type="textWrapping"/>
            </w:r>
          </w:p>
          <w:p w:rsidR="00000000" w:rsidDel="00000000" w:rsidP="00000000" w:rsidRDefault="00000000" w:rsidRPr="00000000" w14:paraId="0000001B">
            <w:pPr>
              <w:widowControl w:val="0"/>
              <w:spacing w:before="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Degree Name</w:t>
            </w:r>
          </w:p>
          <w:p w:rsidR="00000000" w:rsidDel="00000000" w:rsidP="00000000" w:rsidRDefault="00000000" w:rsidRPr="00000000" w14:paraId="0000001C">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University Name </w:t>
            </w:r>
          </w:p>
          <w:p w:rsidR="00000000" w:rsidDel="00000000" w:rsidP="00000000" w:rsidRDefault="00000000" w:rsidRPr="00000000" w14:paraId="0000001D">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Expected graduation Date</w:t>
              <w:br w:type="textWrapping"/>
              <w:br w:type="textWrapping"/>
              <w:t xml:space="preserve">Current GPA, #.# </w:t>
              <w:br w:type="textWrapping"/>
              <w:br w:type="textWrapping"/>
              <w:t xml:space="preserve">A Campus Club you are a part of</w:t>
            </w:r>
          </w:p>
          <w:p w:rsidR="00000000" w:rsidDel="00000000" w:rsidP="00000000" w:rsidRDefault="00000000" w:rsidRPr="00000000" w14:paraId="0000001E">
            <w:pPr>
              <w:widowControl w:val="0"/>
              <w:spacing w:before="0" w:lineRule="auto"/>
              <w:rPr>
                <w:rFonts w:ascii="Open Sans" w:cs="Open Sans" w:eastAsia="Open Sans" w:hAnsi="Open Sans"/>
                <w:color w:val="666666"/>
                <w:sz w:val="18"/>
                <w:szCs w:val="18"/>
              </w:rPr>
            </w:pPr>
            <w:r w:rsidDel="00000000" w:rsidR="00000000" w:rsidRPr="00000000">
              <w:rPr>
                <w:rtl w:val="0"/>
              </w:rPr>
            </w:r>
          </w:p>
          <w:p w:rsidR="00000000" w:rsidDel="00000000" w:rsidP="00000000" w:rsidRDefault="00000000" w:rsidRPr="00000000" w14:paraId="0000001F">
            <w:pPr>
              <w:widowControl w:val="0"/>
              <w:spacing w:before="0" w:lineRule="auto"/>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18"/>
                <w:szCs w:val="18"/>
                <w:rtl w:val="0"/>
              </w:rPr>
              <w:t xml:space="preserve">An award you have received</w:t>
            </w:r>
            <w:r w:rsidDel="00000000" w:rsidR="00000000" w:rsidRPr="00000000">
              <w:rPr>
                <w:rtl w:val="0"/>
              </w:rPr>
            </w:r>
          </w:p>
        </w:tc>
      </w:tr>
    </w:tbl>
    <w:p w:rsidR="00000000" w:rsidDel="00000000" w:rsidP="00000000" w:rsidRDefault="00000000" w:rsidRPr="00000000" w14:paraId="00000020">
      <w:pPr>
        <w:widowControl w:val="0"/>
        <w:spacing w:before="0" w:lineRule="auto"/>
        <w:rPr>
          <w:rFonts w:ascii="Nunito" w:cs="Nunito" w:eastAsia="Nunito" w:hAnsi="Nunito"/>
          <w:sz w:val="20"/>
          <w:szCs w:val="20"/>
        </w:rPr>
      </w:pPr>
      <w:r w:rsidDel="00000000" w:rsidR="00000000" w:rsidRPr="00000000">
        <w:rPr>
          <w:rtl w:val="0"/>
        </w:rPr>
      </w:r>
    </w:p>
    <w:sectPr>
      <w:headerReference r:id="rId8" w:type="default"/>
      <w:footerReference r:id="rId9" w:type="default"/>
      <w:pgSz w:h="15840" w:w="12240" w:orient="portrait"/>
      <w:pgMar w:bottom="720" w:top="72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widowControl w:val="0"/>
      <w:spacing w:before="0" w:lin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22">
    <w:pPr>
      <w:widowControl w:val="0"/>
      <w:spacing w:before="0" w:line="240" w:lineRule="auto"/>
      <w:rPr/>
    </w:pPr>
    <w:r w:rsidDel="00000000" w:rsidR="00000000" w:rsidRPr="00000000">
      <w:rPr>
        <w:rFonts w:ascii="Arial" w:cs="Arial" w:eastAsia="Arial" w:hAnsi="Arial"/>
        <w:b w:val="1"/>
        <w:sz w:val="18"/>
        <w:szCs w:val="18"/>
        <w:rtl w:val="0"/>
      </w:rPr>
      <w:t xml:space="preserve">Intern Resume </w:t>
    </w:r>
    <w:r w:rsidDel="00000000" w:rsidR="00000000" w:rsidRPr="00000000">
      <w:rPr>
        <w:rFonts w:ascii="Arial" w:cs="Arial" w:eastAsia="Arial" w:hAnsi="Arial"/>
        <w:sz w:val="14"/>
        <w:szCs w:val="14"/>
        <w:rtl w:val="0"/>
      </w:rPr>
      <w:t xml:space="preserve">(Delete this tag)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color w:val="666666"/>
      <w:sz w:val="18"/>
      <w:szCs w:val="1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80"/>
      <w:outlineLvl w:val="0"/>
    </w:pPr>
    <w:rPr>
      <w:rFonts w:ascii="Raleway" w:cs="Raleway" w:eastAsia="Raleway" w:hAnsi="Raleway"/>
      <w:b w:val="1"/>
      <w:sz w:val="24"/>
      <w:szCs w:val="24"/>
    </w:rPr>
  </w:style>
  <w:style w:type="paragraph" w:styleId="Heading2">
    <w:name w:val="heading 2"/>
    <w:basedOn w:val="Normal"/>
    <w:next w:val="Normal"/>
    <w:uiPriority w:val="9"/>
    <w:unhideWhenUsed w:val="1"/>
    <w:qFormat w:val="1"/>
    <w:pPr>
      <w:keepNext w:val="1"/>
      <w:keepLines w:val="1"/>
      <w:outlineLvl w:val="1"/>
    </w:pPr>
    <w:rPr>
      <w:b w:val="1"/>
    </w:rPr>
  </w:style>
  <w:style w:type="paragraph" w:styleId="Heading3">
    <w:name w:val="heading 3"/>
    <w:basedOn w:val="Normal"/>
    <w:next w:val="Normal"/>
    <w:uiPriority w:val="9"/>
    <w:unhideWhenUsed w:val="1"/>
    <w:qFormat w:val="1"/>
    <w:pPr>
      <w:keepNext w:val="1"/>
      <w:keepLines w:val="1"/>
      <w:outlineLvl w:val="2"/>
    </w:pPr>
    <w:rPr>
      <w:color w:val="666666"/>
      <w:sz w:val="18"/>
      <w:szCs w:val="18"/>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uiPriority w:val="11"/>
    <w:qFormat w:val="1"/>
    <w:pPr>
      <w:keepNext w:val="1"/>
      <w:keepLines w:val="1"/>
      <w:spacing w:before="60" w:line="240" w:lineRule="auto"/>
    </w:pPr>
    <w:rPr>
      <w:rFonts w:ascii="Raleway" w:cs="Raleway" w:eastAsia="Raleway" w:hAnsi="Raleway"/>
      <w:b w:val="1"/>
      <w:color w:val="f2511b"/>
      <w:sz w:val="32"/>
      <w:szCs w:val="32"/>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name@email.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RalewayThin-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RalewayThin-italic.ttf"/><Relationship Id="rId14" Type="http://schemas.openxmlformats.org/officeDocument/2006/relationships/font" Target="fonts/RalewayThin-bold.ttf"/><Relationship Id="rId17" Type="http://schemas.openxmlformats.org/officeDocument/2006/relationships/font" Target="fonts/OpenSans-regular.ttf"/><Relationship Id="rId16" Type="http://schemas.openxmlformats.org/officeDocument/2006/relationships/font" Target="fonts/RalewayThin-boldItalic.ttf"/><Relationship Id="rId5" Type="http://schemas.openxmlformats.org/officeDocument/2006/relationships/font" Target="fonts/Nunito-regular.ttf"/><Relationship Id="rId19" Type="http://schemas.openxmlformats.org/officeDocument/2006/relationships/font" Target="fonts/OpenSans-italic.ttf"/><Relationship Id="rId6" Type="http://schemas.openxmlformats.org/officeDocument/2006/relationships/font" Target="fonts/Nunito-bold.ttf"/><Relationship Id="rId18" Type="http://schemas.openxmlformats.org/officeDocument/2006/relationships/font" Target="fonts/OpenSans-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qO68xgpMJ2Aps9insxQv8lkkw==">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2021-02-28T05:18:00Z</dcterms:created>
</cp:coreProperties>
</file>