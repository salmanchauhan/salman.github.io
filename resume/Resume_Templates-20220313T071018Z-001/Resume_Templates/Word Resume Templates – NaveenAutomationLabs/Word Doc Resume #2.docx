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1"/>
      </w:sdtPr>
      <w:sdtContent>
        <w:p w:rsidR="00000000" w:rsidDel="00000000" w:rsidP="00000000" w:rsidRDefault="00000000" w:rsidRPr="00000000" w14:paraId="00000001">
          <w:pPr>
            <w:pStyle w:val="Title"/>
            <w:spacing w:before="0" w:lineRule="auto"/>
            <w:jc w:val="right"/>
            <w:rPr>
              <w:rFonts w:ascii="Arial" w:cs="Arial" w:eastAsia="Arial" w:hAnsi="Arial"/>
              <w:sz w:val="16"/>
              <w:szCs w:val="16"/>
              <w:rPrChange w:author="Sunil Mali" w:id="0" w:date="2021-12-30T13:16:48Z">
                <w:rPr>
                  <w:rFonts w:ascii="Arial" w:cs="Arial" w:eastAsia="Arial" w:hAnsi="Arial"/>
                  <w:sz w:val="16"/>
                  <w:szCs w:val="16"/>
                </w:rPr>
              </w:rPrChange>
            </w:rPr>
            <w:pPrChange w:author="Aathi Pirakash P" w:id="0" w:date="2021-12-12T18:06:08Z">
              <w:pPr>
                <w:pStyle w:val="Title"/>
                <w:spacing w:before="0" w:lineRule="auto"/>
              </w:pPr>
            </w:pPrChange>
          </w:pPr>
          <w:bookmarkStart w:colFirst="0" w:colLast="0" w:name="_heading=h.gjdgxs" w:id="0"/>
          <w:bookmarkEnd w:id="0"/>
          <w:sdt>
            <w:sdtPr>
              <w:tag w:val="goog_rdk_0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2">
          <w:pPr>
            <w:spacing w:before="0" w:line="240" w:lineRule="auto"/>
            <w:ind w:right="0"/>
            <w:rPr>
              <w:rFonts w:ascii="Spectral" w:cs="Spectral" w:eastAsia="Spectral" w:hAnsi="Spectral"/>
              <w:b w:val="1"/>
              <w:color w:val="247f93"/>
              <w:sz w:val="72"/>
              <w:szCs w:val="72"/>
              <w:u w:val="single"/>
              <w:rPrChange w:author="Sunil Mali" w:id="3" w:date="2021-12-30T13:16:41Z">
                <w:rPr>
                  <w:rFonts w:ascii="Spectral" w:cs="Spectral" w:eastAsia="Spectral" w:hAnsi="Spectral"/>
                  <w:b w:val="1"/>
                  <w:color w:val="247f93"/>
                  <w:sz w:val="72"/>
                  <w:szCs w:val="72"/>
                </w:rPr>
              </w:rPrChange>
            </w:rPr>
          </w:pPr>
          <w:sdt>
            <w:sdtPr>
              <w:tag w:val="goog_rdk_3"/>
            </w:sdtPr>
            <w:sdtContent>
              <w:del w:author="bhavya bandarupalli" w:id="2" w:date="2022-02-13T12:46:48Z"/>
              <w:sdt>
                <w:sdtPr>
                  <w:tag w:val="goog_rdk_4"/>
                </w:sdtPr>
                <w:sdtContent>
                  <w:del w:author="bhavya bandarupalli" w:id="2" w:date="2022-02-13T12:46:48Z"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000000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b w:val="1"/>
                            <w:color w:val="000000"/>
                            <w:sz w:val="18"/>
                            <w:szCs w:val="18"/>
                          </w:rPr>
                        </w:rPrChange>
                      </w:rPr>
                      <w:delText xml:space="preserve">Strategist Resume  </w:delText>
                    </w:r>
                  </w:del>
                </w:sdtContent>
              </w:sdt>
              <w:del w:author="bhavya bandarupalli" w:id="2" w:date="2022-02-13T12:46:48Z">
                <w:sdt>
                  <w:sdtPr>
                    <w:tag w:val="goog_rdk_5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000000"/>
                        <w:sz w:val="14"/>
                        <w:szCs w:val="14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000000"/>
                            <w:sz w:val="14"/>
                            <w:szCs w:val="14"/>
                          </w:rPr>
                        </w:rPrChange>
                      </w:rPr>
                      <w:delText xml:space="preserve">(Delete this</w:delText>
                    </w:r>
                  </w:sdtContent>
                </w:sdt>
                <w:sdt>
                  <w:sdtPr>
                    <w:tag w:val="goog_rdk_6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000000"/>
                        <w:sz w:val="14"/>
                        <w:szCs w:val="14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000000"/>
                            <w:sz w:val="14"/>
                            <w:szCs w:val="14"/>
                          </w:rPr>
                        </w:rPrChange>
                      </w:rPr>
                      <w:delText xml:space="preserve"> tag)</w:delText>
                    </w:r>
                  </w:sdtContent>
                </w:sdt>
              </w:del>
            </w:sdtContent>
          </w:sdt>
          <w:sdt>
            <w:sdtPr>
              <w:tag w:val="goog_rdk_7"/>
            </w:sdtPr>
            <w:sdtContent>
              <w:ins w:author="bhavya bandarupalli" w:id="2" w:date="2022-02-13T12:46:48Z">
                <w:sdt>
                  <w:sdtPr>
                    <w:tag w:val="goog_rdk_8"/>
                  </w:sdtPr>
                  <w:sdtContent>
                    <w:del w:author="bhavya bandarupalli" w:id="2" w:date="2022-02-13T12:46:48Z"/>
                  </w:sdtContent>
                </w:sdt>
              </w:ins>
              <w:sdt>
                <w:sdtPr>
                  <w:tag w:val="goog_rdk_9"/>
                </w:sdtPr>
                <w:sdtContent>
                  <w:ins w:author="bhavya bandarupalli" w:id="2" w:date="2022-02-13T12:46:48Z">
                    <w:del w:author="bhavya bandarupalli" w:id="2" w:date="2022-02-13T12:46:48Z">
                      <w:r w:rsidDel="00000000" w:rsidR="00000000" w:rsidRPr="00000000">
                        <w:rPr>
                          <w:rFonts w:ascii="Arial" w:cs="Arial" w:eastAsia="Arial" w:hAnsi="Arial"/>
                          <w:color w:val="000000"/>
                          <w:sz w:val="14"/>
                          <w:szCs w:val="14"/>
                          <w:u w:val="single"/>
                          <w:rtl w:val="0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000000"/>
                              <w:sz w:val="14"/>
                              <w:szCs w:val="14"/>
                            </w:rPr>
                          </w:rPrChange>
                        </w:rPr>
                        <w:delText xml:space="preserve">)</w:delText>
                      </w:r>
                    </w:del>
                  </w:ins>
                </w:sdtContent>
              </w:sdt>
              <w:ins w:author="bhavya bandarupalli" w:id="2" w:date="2022-02-13T12:46:48Z">
                <w:del w:author="bhavya bandarupalli" w:id="2" w:date="2022-02-13T12:46:48Z"/>
              </w:ins>
            </w:sdtContent>
          </w:sdt>
          <w:sdt>
            <w:sdtPr>
              <w:tag w:val="goog_rdk_10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tbl>
      <w:tblPr>
        <w:tblStyle w:val="Table1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495"/>
        <w:gridCol w:w="375"/>
        <w:gridCol w:w="6720"/>
        <w:tblGridChange w:id="0">
          <w:tblGrid>
            <w:gridCol w:w="2910"/>
            <w:gridCol w:w="495"/>
            <w:gridCol w:w="375"/>
            <w:gridCol w:w="6720"/>
          </w:tblGrid>
        </w:tblGridChange>
      </w:tblGrid>
      <w:sdt>
        <w:sdtPr>
          <w:tag w:val="goog_rdk_12"/>
        </w:sdtPr>
        <w:sdtContent>
          <w:tr>
            <w:trPr>
              <w:cantSplit w:val="0"/>
              <w:trHeight w:val="285" w:hRule="atLeast"/>
              <w:tblHeader w:val="0"/>
              <w:trPrChange w:author="Vinal Chouhan" w:id="4" w:date="2021-11-19T17:44:26Z">
                <w:trPr>
                  <w:cantSplit w:val="0"/>
                  <w:trHeight w:val="330" w:hRule="atLeast"/>
                  <w:tblHeader w:val="0"/>
                </w:trPr>
              </w:trPrChange>
            </w:trPr>
            <w:tc>
              <w:tcPr>
                <w:gridSpan w:val="4"/>
                <w:tcBorders>
                  <w:top w:color="ffffff" w:space="0" w:sz="8" w:val="single"/>
                  <w:left w:color="ffffff" w:space="0" w:sz="8" w:val="single"/>
                  <w:bottom w:color="000000" w:space="0" w:sz="0" w:val="nil"/>
                  <w:right w:color="000000" w:space="0" w:sz="0" w:val="nil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tcPrChange w:author="Vinal Chouhan" w:id="4" w:date="2021-11-19T17:44:26Z">
                  <w:tcPr>
                    <w:tcBorders>
                      <w:top w:color="ffffff" w:space="0" w:sz="8" w:val="single"/>
                      <w:left w:color="ffffff" w:space="0" w:sz="8" w:val="single"/>
                      <w:bottom w:color="000000" w:space="0" w:sz="0" w:val="nil"/>
                      <w:right w:color="000000" w:space="0" w:sz="0" w:val="nil"/>
                    </w:tcBorders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</w:tcPr>
                </w:tcPrChange>
              </w:tcPr>
              <w:sdt>
                <w:sdtPr>
                  <w:tag w:val="goog_rdk_14"/>
                </w:sdtPr>
                <w:sdtContent>
                  <w:p w:rsidR="00000000" w:rsidDel="00000000" w:rsidP="00000000" w:rsidRDefault="00000000" w:rsidRPr="00000000" w14:paraId="00000003">
                    <w:pPr>
                      <w:pStyle w:val="Heading1"/>
                      <w:jc w:val="both"/>
                      <w:rPr>
                        <w:rFonts w:ascii="Arial" w:cs="Arial" w:eastAsia="Arial" w:hAnsi="Arial"/>
                        <w:color w:val="000000"/>
                        <w:sz w:val="14"/>
                        <w:szCs w:val="14"/>
                        <w:u w:val="single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000000"/>
                            <w:sz w:val="14"/>
                            <w:szCs w:val="14"/>
                          </w:rPr>
                        </w:rPrChange>
                      </w:rPr>
                      <w:pPrChange w:author="Lynanne Ozen" w:id="0" w:date="2021-12-02T17:18:03Z">
                        <w:pPr>
                          <w:pStyle w:val="Heading1"/>
                        </w:pPr>
                      </w:pPrChange>
                    </w:pPr>
                    <w:bookmarkStart w:colFirst="0" w:colLast="0" w:name="_heading=h.30j0zll" w:id="1"/>
                    <w:bookmarkEnd w:id="1"/>
                    <w:sdt>
                      <w:sdtPr>
                        <w:tag w:val="goog_rdk_13"/>
                      </w:sdtPr>
                      <w:sdtContent>
                        <w:r w:rsidDel="00000000" w:rsidR="00000000" w:rsidRPr="00000000">
                          <w:rPr>
                            <w:rtl w:val="0"/>
                          </w:rPr>
                        </w:r>
                      </w:sdtContent>
                    </w:sdt>
                  </w:p>
                </w:sdtContent>
              </w:sdt>
              <w:sdt>
                <w:sdtPr>
                  <w:tag w:val="goog_rdk_16"/>
                </w:sdtPr>
                <w:sdtContent>
                  <w:p w:rsidR="00000000" w:rsidDel="00000000" w:rsidP="00000000" w:rsidRDefault="00000000" w:rsidRPr="00000000" w14:paraId="00000004">
                    <w:pPr>
                      <w:spacing w:before="0" w:line="240" w:lineRule="auto"/>
                      <w:jc w:val="both"/>
                      <w:rPr>
                        <w:u w:val="single"/>
                        <w:rPrChange w:author="Sunil Mali" w:id="3" w:date="2021-12-30T13:16:41Z">
                          <w:rPr/>
                        </w:rPrChange>
                      </w:rPr>
                      <w:pPrChange w:author="Lynanne Ozen" w:id="0" w:date="2021-12-02T17:18:03Z">
                        <w:pPr>
                          <w:spacing w:before="0" w:line="240" w:lineRule="auto"/>
                        </w:pPr>
                      </w:pPrChange>
                    </w:pPr>
                    <w:sdt>
                      <w:sdtPr>
                        <w:tag w:val="goog_rdk_15"/>
                      </w:sdtPr>
                      <w:sdtContent>
                        <w:r w:rsidDel="00000000" w:rsidR="00000000" w:rsidRPr="00000000">
                          <w:rPr>
                            <w:rtl w:val="0"/>
                          </w:rPr>
                        </w:r>
                      </w:sdtContent>
                    </w:sdt>
                  </w:p>
                </w:sdtContent>
              </w:sdt>
            </w:tc>
          </w:tr>
        </w:sdtContent>
      </w:sdt>
      <w:tr>
        <w:trPr>
          <w:cantSplit w:val="0"/>
          <w:trHeight w:val="294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26"/>
            </w:sdtPr>
            <w:sdtContent>
              <w:p w:rsidR="00000000" w:rsidDel="00000000" w:rsidP="00000000" w:rsidRDefault="00000000" w:rsidRPr="00000000" w14:paraId="00000008">
                <w:pPr>
                  <w:pStyle w:val="Heading1"/>
                  <w:jc w:val="both"/>
                  <w:rPr>
                    <w:rFonts w:ascii="Arial" w:cs="Arial" w:eastAsia="Arial" w:hAnsi="Arial"/>
                    <w:color w:val="000000"/>
                    <w:sz w:val="28"/>
                    <w:szCs w:val="2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000000"/>
                        <w:sz w:val="28"/>
                        <w:szCs w:val="28"/>
                      </w:rPr>
                    </w:rPrChange>
                  </w:rPr>
                  <w:pPrChange w:author="Lynanne Ozen" w:id="0" w:date="2021-12-02T17:18:03Z">
                    <w:pPr>
                      <w:pStyle w:val="Heading1"/>
                    </w:pPr>
                  </w:pPrChange>
                </w:pPr>
                <w:bookmarkStart w:colFirst="0" w:colLast="0" w:name="_heading=h.1fob9te" w:id="2"/>
                <w:bookmarkEnd w:id="2"/>
                <w:sdt>
                  <w:sdtPr>
                    <w:tag w:val="goog_rdk_24"/>
                  </w:sdtPr>
                  <w:sdtContent>
                    <w:del w:author="Hari prasad G" w:id="6" w:date="2022-02-24T18:42:17Z">
                      <w:r w:rsidDel="00000000" w:rsidR="00000000" w:rsidRPr="00000000">
                        <w:rPr>
                          <w:rFonts w:ascii="Arial" w:cs="Arial" w:eastAsia="Arial" w:hAnsi="Arial"/>
                          <w:color w:val="000000"/>
                          <w:sz w:val="28"/>
                          <w:szCs w:val="28"/>
                        </w:rPr>
                        <w:drawing>
                          <wp:inline distB="114300" distT="114300" distL="114300" distR="114300">
                            <wp:extent cx="1589722" cy="1589722"/>
                            <wp:effectExtent b="0" l="0" r="0" t="0"/>
                            <wp:docPr id="10" name="image5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5.png"/>
                                    <pic:cNvPicPr preferRelativeResize="0"/>
                                  </pic:nvPicPr>
                                  <pic:blipFill>
                                    <a:blip r:embed="rId7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9722" cy="1589722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  <w:sdt>
                  <w:sdtPr>
                    <w:tag w:val="goog_rdk_25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sdt>
            <w:sdtPr>
              <w:tag w:val="goog_rdk_28"/>
            </w:sdtPr>
            <w:sdtContent>
              <w:p w:rsidR="00000000" w:rsidDel="00000000" w:rsidP="00000000" w:rsidRDefault="00000000" w:rsidRPr="00000000" w14:paraId="00000009">
                <w:pPr>
                  <w:spacing w:before="0" w:line="240" w:lineRule="auto"/>
                  <w:jc w:val="both"/>
                  <w:rPr>
                    <w:u w:val="single"/>
                    <w:rPrChange w:author="Sunil Mali" w:id="3" w:date="2021-12-30T13:16:41Z">
                      <w:rPr/>
                    </w:rPrChange>
                  </w:rPr>
                  <w:pPrChange w:author="Lynanne Ozen" w:id="0" w:date="2021-12-02T17:18:03Z">
                    <w:pPr>
                      <w:spacing w:before="0" w:line="240" w:lineRule="auto"/>
                    </w:pPr>
                  </w:pPrChange>
                </w:pPr>
                <w:sdt>
                  <w:sdtPr>
                    <w:tag w:val="goog_rdk_27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tbl>
            <w:tblPr>
              <w:tblStyle w:val="Table2"/>
              <w:tblW w:w="30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30"/>
              <w:tblGridChange w:id="0">
                <w:tblGrid>
                  <w:gridCol w:w="3030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sdt>
                  <w:sdtPr>
                    <w:tag w:val="goog_rdk_31"/>
                  </w:sdtPr>
                  <w:sdtContent>
                    <w:p w:rsidR="00000000" w:rsidDel="00000000" w:rsidP="00000000" w:rsidRDefault="00000000" w:rsidRPr="00000000" w14:paraId="0000000A">
                      <w:pPr>
                        <w:pStyle w:val="Heading1"/>
                        <w:spacing w:line="276" w:lineRule="auto"/>
                        <w:jc w:val="both"/>
                        <w:rPr>
                          <w:rFonts w:ascii="Roboto Mono" w:cs="Roboto Mono" w:eastAsia="Roboto Mono" w:hAnsi="Roboto Mono"/>
                          <w:color w:val="45818e"/>
                          <w:sz w:val="28"/>
                          <w:szCs w:val="28"/>
                          <w:u w:val="single"/>
                          <w:rPrChange w:author="Sunil Mali" w:id="3" w:date="2021-12-30T13:16:41Z">
                            <w:rPr>
                              <w:rFonts w:ascii="Roboto Mono" w:cs="Roboto Mono" w:eastAsia="Roboto Mono" w:hAnsi="Roboto Mono"/>
                              <w:color w:val="45818e"/>
                              <w:sz w:val="28"/>
                              <w:szCs w:val="2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pStyle w:val="Heading1"/>
                            <w:spacing w:line="276" w:lineRule="auto"/>
                          </w:pPr>
                        </w:pPrChange>
                      </w:pPr>
                      <w:bookmarkStart w:colFirst="0" w:colLast="0" w:name="_heading=h.3znysh7" w:id="3"/>
                      <w:bookmarkEnd w:id="3"/>
                      <w:sdt>
                        <w:sdtPr>
                          <w:tag w:val="goog_rdk_29"/>
                        </w:sdtPr>
                        <w:sdtContent>
                          <w:r w:rsidDel="00000000" w:rsidR="00000000" w:rsidRPr="00000000">
                            <w:rPr>
                              <w:rFonts w:ascii="Roboto Mono" w:cs="Roboto Mono" w:eastAsia="Roboto Mono" w:hAnsi="Roboto Mono"/>
                              <w:color w:val="247f93"/>
                              <w:sz w:val="20"/>
                              <w:szCs w:val="20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Roboto Mono" w:cs="Roboto Mono" w:eastAsia="Roboto Mono" w:hAnsi="Roboto Mono"/>
                                  <w:color w:val="247f93"/>
                                  <w:sz w:val="20"/>
                                  <w:szCs w:val="20"/>
                                </w:rPr>
                              </w:rPrChange>
                            </w:rPr>
                            <w:t xml:space="preserve">CONTACT ME</w:t>
                          </w:r>
                        </w:sdtContent>
                      </w:sdt>
                      <w:sdt>
                        <w:sdtPr>
                          <w:tag w:val="goog_rdk_30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</w:tr>
          </w:tbl>
          <w:sdt>
            <w:sdtPr>
              <w:tag w:val="goog_rdk_33"/>
            </w:sdtPr>
            <w:sdtContent>
              <w:p w:rsidR="00000000" w:rsidDel="00000000" w:rsidP="00000000" w:rsidRDefault="00000000" w:rsidRPr="00000000" w14:paraId="0000000B">
                <w:pPr>
                  <w:spacing w:before="0" w:line="240" w:lineRule="auto"/>
                  <w:jc w:val="both"/>
                  <w:rPr>
                    <w:rFonts w:ascii="Arial" w:cs="Arial" w:eastAsia="Arial" w:hAnsi="Arial"/>
                    <w:color w:val="000000"/>
                    <w:sz w:val="12"/>
                    <w:szCs w:val="12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000000"/>
                        <w:sz w:val="12"/>
                        <w:szCs w:val="12"/>
                      </w:rPr>
                    </w:rPrChange>
                  </w:rPr>
                  <w:pPrChange w:author="Lynanne Ozen" w:id="0" w:date="2021-12-02T17:18:03Z">
                    <w:pPr>
                      <w:spacing w:before="0" w:line="240" w:lineRule="auto"/>
                    </w:pPr>
                  </w:pPrChange>
                </w:pPr>
                <w:sdt>
                  <w:sdtPr>
                    <w:tag w:val="goog_rdk_32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tbl>
            <w:tblPr>
              <w:tblStyle w:val="Table3"/>
              <w:tblW w:w="2880.0" w:type="dxa"/>
              <w:jc w:val="left"/>
              <w:tblLayout w:type="fixed"/>
              <w:tblLook w:val="0600"/>
            </w:tblPr>
            <w:tblGrid>
              <w:gridCol w:w="390"/>
              <w:gridCol w:w="2490"/>
              <w:tblGridChange w:id="0">
                <w:tblGrid>
                  <w:gridCol w:w="390"/>
                  <w:gridCol w:w="24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35"/>
                  </w:sdtPr>
                  <w:sdtContent>
                    <w:p w:rsidR="00000000" w:rsidDel="00000000" w:rsidP="00000000" w:rsidRDefault="00000000" w:rsidRPr="00000000" w14:paraId="0000000C">
                      <w:pPr>
                        <w:spacing w:before="0" w:line="240" w:lineRule="auto"/>
                        <w:ind w:left="-90" w:right="-405" w:firstLine="0"/>
                        <w:jc w:val="both"/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  <w:ind w:left="-90" w:right="-405" w:firstLine="0"/>
                          </w:pPr>
                        </w:pPrChange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152400" cy="152400"/>
                            <wp:effectExtent b="0" l="0" r="0" t="0"/>
                            <wp:docPr id="12" name="image4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4.png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" cy="152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sdt>
                        <w:sdtPr>
                          <w:tag w:val="goog_rdk_34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58"/>
                  </w:sdtPr>
                  <w:sdtContent>
                    <w:p w:rsidR="00000000" w:rsidDel="00000000" w:rsidP="00000000" w:rsidRDefault="00000000" w:rsidRPr="00000000" w14:paraId="0000000D">
                      <w:pPr>
                        <w:spacing w:before="0" w:line="240" w:lineRule="auto"/>
                        <w:jc w:val="both"/>
                        <w:rPr>
                          <w:rFonts w:ascii="Arial" w:cs="Arial" w:eastAsia="Arial" w:hAnsi="Arial"/>
                          <w:color w:val="434343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</w:pPr>
                        </w:pPrChange>
                      </w:pPr>
                      <w:sdt>
                        <w:sdtPr>
                          <w:tag w:val="goog_rdk_38"/>
                        </w:sdtPr>
                        <w:sdtContent>
                          <w:ins w:author="Amber Pathak" w:id="7" w:date="2022-02-01T13:52:03Z">
                            <w:sdt>
                              <w:sdtPr>
                                <w:tag w:val="goog_rdk_39"/>
                              </w:sdtPr>
                              <w:sdtContent>
                                <w:del w:author="bhagyashree dhal" w:id="8" w:date="2022-03-10T11:57:02Z"/>
                              </w:sdtContent>
                            </w:sdt>
                          </w:ins>
                          <w:sdt>
                            <w:sdtPr>
                              <w:tag w:val="goog_rdk_40"/>
                            </w:sdtPr>
                            <w:sdtContent>
                              <w:ins w:author="Amber Pathak" w:id="7" w:date="2022-02-01T13:52:03Z">
                                <w:del w:author="bhagyashree dhal" w:id="8" w:date="2022-03-10T11:57:02Z"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color w:val="000000"/>
                                      <w:sz w:val="18"/>
                                      <w:szCs w:val="18"/>
                                      <w:u w:val="single"/>
                                      <w:rtl w:val="0"/>
                                      <w:rPrChange w:author="Sunil Mali" w:id="3" w:date="2021-12-30T13:16:41Z">
                                        <w:rPr>
                                          <w:rFonts w:ascii="Arial" w:cs="Arial" w:eastAsia="Arial" w:hAnsi="Arial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w:rPrChange>
                                    </w:rPr>
                                    <w:delText xml:space="preserve">74</w:delText>
                                  </w:r>
                                </w:del>
                              </w:ins>
                            </w:sdtContent>
                          </w:sdt>
                          <w:ins w:author="Amber Pathak" w:id="7" w:date="2022-02-01T13:52:03Z">
                            <w:del w:author="bhagyashree dhal" w:id="8" w:date="2022-03-10T11:57:02Z">
                              <w:sdt>
                                <w:sdtPr>
                                  <w:tag w:val="goog_rdk_41"/>
                                </w:sdtPr>
                                <w:sdtContent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color w:val="000000"/>
                                      <w:sz w:val="18"/>
                                      <w:szCs w:val="18"/>
                                      <w:u w:val="single"/>
                                      <w:rtl w:val="0"/>
                                      <w:rPrChange w:author="Sunil Mali" w:id="3" w:date="2021-12-30T13:16:41Z">
                                        <w:rPr>
                                          <w:rFonts w:ascii="Arial" w:cs="Arial" w:eastAsia="Arial" w:hAnsi="Arial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w:rPrChange>
                                    </w:rPr>
                                    <w:delText xml:space="preserve">15425559</w:delText>
                                  </w:r>
                                </w:sdtContent>
                              </w:sdt>
                            </w:del>
                          </w:ins>
                        </w:sdtContent>
                      </w:sdt>
                      <w:sdt>
                        <w:sdtPr>
                          <w:tag w:val="goog_rdk_42"/>
                        </w:sdtPr>
                        <w:sdtContent>
                          <w:del w:author="bhagyashree dhal" w:id="8" w:date="2022-03-10T11:57:02Z"/>
                        </w:sdtContent>
                      </w:sdt>
                      <w:sdt>
                        <w:sdtPr>
                          <w:tag w:val="goog_rdk_43"/>
                        </w:sdtPr>
                        <w:sdtContent>
                          <w:ins w:author="Aasif Khan" w:id="9" w:date="2021-11-22T09:09:33Z">
                            <w:sdt>
                              <w:sdtPr>
                                <w:tag w:val="goog_rdk_44"/>
                              </w:sdtPr>
                              <w:sdtContent>
                                <w:del w:author="bhagyashree dhal" w:id="8" w:date="2022-03-10T11:57:02Z"/>
                              </w:sdtContent>
                            </w:sdt>
                          </w:ins>
                          <w:sdt>
                            <w:sdtPr>
                              <w:tag w:val="goog_rdk_45"/>
                            </w:sdtPr>
                            <w:sdtContent>
                              <w:ins w:author="Aasif Khan" w:id="9" w:date="2021-11-22T09:09:33Z">
                                <w:del w:author="bhagyashree dhal" w:id="8" w:date="2022-03-10T11:57:02Z"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color w:val="000000"/>
                                      <w:sz w:val="18"/>
                                      <w:szCs w:val="18"/>
                                      <w:u w:val="single"/>
                                      <w:rtl w:val="0"/>
                                      <w:rPrChange w:author="Sunil Mali" w:id="3" w:date="2021-12-30T13:16:41Z">
                                        <w:rPr>
                                          <w:rFonts w:ascii="Arial" w:cs="Arial" w:eastAsia="Arial" w:hAnsi="Arial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w:rPrChange>
                                    </w:rPr>
                                    <w:delText xml:space="preserve">7708891</w:delText>
                                  </w:r>
                                </w:del>
                              </w:ins>
                            </w:sdtContent>
                          </w:sdt>
                          <w:ins w:author="Aasif Khan" w:id="9" w:date="2021-11-22T09:09:33Z">
                            <w:del w:author="bhagyashree dhal" w:id="8" w:date="2022-03-10T11:57:02Z"/>
                          </w:ins>
                        </w:sdtContent>
                      </w:sdt>
                      <w:sdt>
                        <w:sdtPr>
                          <w:tag w:val="goog_rdk_46"/>
                        </w:sdtPr>
                        <w:sdtContent>
                          <w:ins w:author="Harsha Vardhan" w:id="10" w:date="2021-12-11T13:02:33Z">
                            <w:sdt>
                              <w:sdtPr>
                                <w:tag w:val="goog_rdk_47"/>
                              </w:sdtPr>
                              <w:sdtContent>
                                <w:del w:author="bhagyashree dhal" w:id="8" w:date="2022-03-10T11:57:02Z"/>
                              </w:sdtContent>
                            </w:sdt>
                          </w:ins>
                          <w:sdt>
                            <w:sdtPr>
                              <w:tag w:val="goog_rdk_48"/>
                            </w:sdtPr>
                            <w:sdtContent>
                              <w:ins w:author="Harsha Vardhan" w:id="10" w:date="2021-12-11T13:02:33Z">
                                <w:del w:author="bhagyashree dhal" w:id="8" w:date="2022-03-10T11:57:02Z"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color w:val="000000"/>
                                      <w:sz w:val="18"/>
                                      <w:szCs w:val="18"/>
                                      <w:u w:val="single"/>
                                      <w:rtl w:val="0"/>
                                      <w:rPrChange w:author="Sunil Mali" w:id="3" w:date="2021-12-30T13:16:41Z">
                                        <w:rPr>
                                          <w:rFonts w:ascii="Arial" w:cs="Arial" w:eastAsia="Arial" w:hAnsi="Arial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w:rPrChange>
                                    </w:rPr>
                                    <w:delText xml:space="preserve">8106914875</w:delText>
                                  </w:r>
                                </w:del>
                              </w:ins>
                            </w:sdtContent>
                          </w:sdt>
                          <w:ins w:author="Harsha Vardhan" w:id="10" w:date="2021-12-11T13:02:33Z">
                            <w:del w:author="bhagyashree dhal" w:id="8" w:date="2022-03-10T11:57:02Z"/>
                          </w:ins>
                        </w:sdtContent>
                      </w:sdt>
                      <w:sdt>
                        <w:sdtPr>
                          <w:tag w:val="goog_rdk_49"/>
                        </w:sdtPr>
                        <w:sdtContent>
                          <w:ins w:author="Aasif Khan" w:id="9" w:date="2021-11-22T09:09:33Z">
                            <w:sdt>
                              <w:sdtPr>
                                <w:tag w:val="goog_rdk_50"/>
                              </w:sdtPr>
                              <w:sdtContent>
                                <w:del w:author="bhagyashree dhal" w:id="8" w:date="2022-03-10T11:57:02Z"/>
                              </w:sdtContent>
                            </w:sdt>
                          </w:ins>
                          <w:sdt>
                            <w:sdtPr>
                              <w:tag w:val="goog_rdk_51"/>
                            </w:sdtPr>
                            <w:sdtContent>
                              <w:ins w:author="Aasif Khan" w:id="9" w:date="2021-11-22T09:09:33Z">
                                <w:del w:author="bhagyashree dhal" w:id="8" w:date="2022-03-10T11:57:02Z"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color w:val="000000"/>
                                      <w:sz w:val="18"/>
                                      <w:szCs w:val="18"/>
                                      <w:u w:val="single"/>
                                      <w:rtl w:val="0"/>
                                      <w:rPrChange w:author="Sunil Mali" w:id="3" w:date="2021-12-30T13:16:41Z">
                                        <w:rPr>
                                          <w:rFonts w:ascii="Arial" w:cs="Arial" w:eastAsia="Arial" w:hAnsi="Arial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w:rPrChange>
                                    </w:rPr>
                                    <w:delText xml:space="preserve">76</w:delText>
                                  </w:r>
                                </w:del>
                              </w:ins>
                            </w:sdtContent>
                          </w:sdt>
                          <w:ins w:author="Aasif Khan" w:id="9" w:date="2021-11-22T09:09:33Z">
                            <w:del w:author="bhagyashree dhal" w:id="8" w:date="2022-03-10T11:57:02Z">
                              <w:sdt>
                                <w:sdtPr>
                                  <w:tag w:val="goog_rdk_52"/>
                                </w:sdtPr>
                                <w:sdtContent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color w:val="000000"/>
                                      <w:sz w:val="18"/>
                                      <w:szCs w:val="18"/>
                                      <w:u w:val="single"/>
                                      <w:rtl w:val="0"/>
                                      <w:rPrChange w:author="Sunil Mali" w:id="3" w:date="2021-12-30T13:16:41Z">
                                        <w:rPr>
                                          <w:rFonts w:ascii="Arial" w:cs="Arial" w:eastAsia="Arial" w:hAnsi="Arial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w:rPrChange>
                                    </w:rPr>
                                    <w:delText xml:space="preserve">2</w:delText>
                                  </w:r>
                                </w:sdtContent>
                              </w:sdt>
                            </w:del>
                          </w:ins>
                        </w:sdtContent>
                      </w:sdt>
                      <w:sdt>
                        <w:sdtPr>
                          <w:tag w:val="goog_rdk_53"/>
                        </w:sdtPr>
                        <w:sdtContent>
                          <w:del w:author="bhagyashree dhal" w:id="8" w:date="2022-03-10T11:57:02Z"/>
                          <w:sdt>
                            <w:sdtPr>
                              <w:tag w:val="goog_rdk_54"/>
                            </w:sdtPr>
                            <w:sdtContent>
                              <w:del w:author="bhagyashree dhal" w:id="8" w:date="2022-03-10T11:57:02Z"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color w:val="434343"/>
                                    <w:sz w:val="18"/>
                                    <w:szCs w:val="18"/>
                                    <w:u w:val="single"/>
                                    <w:rtl w:val="0"/>
                                    <w:rPrChange w:author="Sunil Mali" w:id="3" w:date="2021-12-30T13:16:41Z">
                                      <w:rPr>
                                        <w:rFonts w:ascii="Arial" w:cs="Arial" w:eastAsia="Arial" w:hAnsi="Arial"/>
                                        <w:color w:val="434343"/>
                                        <w:sz w:val="18"/>
                                        <w:szCs w:val="18"/>
                                      </w:rPr>
                                    </w:rPrChange>
                                  </w:rPr>
                                  <w:delText xml:space="preserve">Phone Numbe</w:delText>
                                </w:r>
                              </w:del>
                            </w:sdtContent>
                          </w:sdt>
                          <w:del w:author="bhagyashree dhal" w:id="8" w:date="2022-03-10T11:57:02Z">
                            <w:sdt>
                              <w:sdtPr>
                                <w:tag w:val="goog_rdk_55"/>
                              </w:sdtPr>
                              <w:sdtContent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color w:val="434343"/>
                                    <w:sz w:val="18"/>
                                    <w:szCs w:val="18"/>
                                    <w:u w:val="single"/>
                                    <w:rtl w:val="0"/>
                                    <w:rPrChange w:author="Sunil Mali" w:id="3" w:date="2021-12-30T13:16:41Z">
                                      <w:rPr>
                                        <w:rFonts w:ascii="Arial" w:cs="Arial" w:eastAsia="Arial" w:hAnsi="Arial"/>
                                        <w:color w:val="434343"/>
                                        <w:sz w:val="18"/>
                                        <w:szCs w:val="18"/>
                                      </w:rPr>
                                    </w:rPrChange>
                                  </w:rPr>
                                  <w:delText xml:space="preserve">r</w:delText>
                                </w:r>
                              </w:sdtContent>
                            </w:sdt>
                            <w:sdt>
                              <w:sdtPr>
                                <w:tag w:val="goog_rdk_56"/>
                              </w:sdtPr>
                              <w:sdtContent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color w:val="434343"/>
                                    <w:sz w:val="18"/>
                                    <w:szCs w:val="18"/>
                                    <w:u w:val="single"/>
                                    <w:rtl w:val="0"/>
                                    <w:rPrChange w:author="Sunil Mali" w:id="3" w:date="2021-12-30T13:16:41Z">
                                      <w:rPr>
                                        <w:rFonts w:ascii="Arial" w:cs="Arial" w:eastAsia="Arial" w:hAnsi="Arial"/>
                                        <w:color w:val="434343"/>
                                        <w:sz w:val="18"/>
                                        <w:szCs w:val="18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</w:sdtContent>
                            </w:sdt>
                          </w:del>
                        </w:sdtContent>
                      </w:sdt>
                      <w:sdt>
                        <w:sdtPr>
                          <w:tag w:val="goog_rdk_57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60"/>
                  </w:sdtPr>
                  <w:sdtContent>
                    <w:p w:rsidR="00000000" w:rsidDel="00000000" w:rsidP="00000000" w:rsidRDefault="00000000" w:rsidRPr="00000000" w14:paraId="0000000E">
                      <w:pPr>
                        <w:spacing w:before="0" w:line="240" w:lineRule="auto"/>
                        <w:ind w:left="-90" w:right="-405" w:firstLine="0"/>
                        <w:jc w:val="both"/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  <w:ind w:left="-90" w:right="-405" w:firstLine="0"/>
                          </w:pPr>
                        </w:pPrChange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152400" cy="152400"/>
                            <wp:effectExtent b="0" l="0" r="0" t="0"/>
                            <wp:docPr id="11" name="image7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7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" cy="152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sdt>
                        <w:sdtPr>
                          <w:tag w:val="goog_rdk_59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62"/>
                  </w:sdtPr>
                  <w:sdtContent>
                    <w:p w:rsidR="00000000" w:rsidDel="00000000" w:rsidP="00000000" w:rsidRDefault="00000000" w:rsidRPr="00000000" w14:paraId="0000000F">
                      <w:pPr>
                        <w:spacing w:before="0" w:line="240" w:lineRule="auto"/>
                        <w:jc w:val="both"/>
                        <w:rPr>
                          <w:rFonts w:ascii="Arial" w:cs="Arial" w:eastAsia="Arial" w:hAnsi="Arial"/>
                          <w:color w:val="434343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</w:pPr>
                        </w:pPrChange>
                      </w:pPr>
                      <w:sdt>
                        <w:sdtPr>
                          <w:tag w:val="goog_rdk_61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t xml:space="preserve">name@email.com</w:t>
                          </w:r>
                        </w:sdtContent>
                      </w:sdt>
                    </w:p>
                  </w:sdtContent>
                </w:sdt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64"/>
                  </w:sdtPr>
                  <w:sdtContent>
                    <w:p w:rsidR="00000000" w:rsidDel="00000000" w:rsidP="00000000" w:rsidRDefault="00000000" w:rsidRPr="00000000" w14:paraId="00000010">
                      <w:pPr>
                        <w:spacing w:before="0" w:line="240" w:lineRule="auto"/>
                        <w:ind w:left="-90" w:right="-405" w:firstLine="0"/>
                        <w:jc w:val="both"/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  <w:ind w:left="-90" w:right="-405" w:firstLine="0"/>
                          </w:pPr>
                        </w:pPrChange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152400" cy="152400"/>
                            <wp:effectExtent b="0" l="0" r="0" t="0"/>
                            <wp:docPr id="14" name="image3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3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" cy="152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sdt>
                        <w:sdtPr>
                          <w:tag w:val="goog_rdk_63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66"/>
                  </w:sdtPr>
                  <w:sdtContent>
                    <w:p w:rsidR="00000000" w:rsidDel="00000000" w:rsidP="00000000" w:rsidRDefault="00000000" w:rsidRPr="00000000" w14:paraId="00000011">
                      <w:pPr>
                        <w:spacing w:before="0" w:line="240" w:lineRule="auto"/>
                        <w:jc w:val="both"/>
                        <w:rPr>
                          <w:rFonts w:ascii="Arial" w:cs="Arial" w:eastAsia="Arial" w:hAnsi="Arial"/>
                          <w:color w:val="434343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</w:pPr>
                        </w:pPrChange>
                      </w:pPr>
                      <w:sdt>
                        <w:sdtPr>
                          <w:tag w:val="goog_rdk_65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t xml:space="preserve">City, State</w:t>
                          </w:r>
                        </w:sdtContent>
                      </w:sdt>
                    </w:p>
                  </w:sdtContent>
                </w:sdt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68"/>
                  </w:sdtPr>
                  <w:sdtContent>
                    <w:p w:rsidR="00000000" w:rsidDel="00000000" w:rsidP="00000000" w:rsidRDefault="00000000" w:rsidRPr="00000000" w14:paraId="00000012">
                      <w:pPr>
                        <w:spacing w:before="0" w:line="240" w:lineRule="auto"/>
                        <w:ind w:left="-90" w:right="-405" w:firstLine="0"/>
                        <w:jc w:val="both"/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  <w:ind w:left="-90" w:right="-405" w:firstLine="0"/>
                          </w:pPr>
                        </w:pPrChange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152400" cy="152400"/>
                            <wp:effectExtent b="0" l="0" r="0" t="0"/>
                            <wp:docPr id="13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11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" cy="152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sdt>
                        <w:sdtPr>
                          <w:tag w:val="goog_rdk_67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70"/>
                  </w:sdtPr>
                  <w:sdtContent>
                    <w:p w:rsidR="00000000" w:rsidDel="00000000" w:rsidP="00000000" w:rsidRDefault="00000000" w:rsidRPr="00000000" w14:paraId="00000013">
                      <w:pPr>
                        <w:spacing w:before="0" w:line="240" w:lineRule="auto"/>
                        <w:jc w:val="both"/>
                        <w:rPr>
                          <w:rFonts w:ascii="Arial" w:cs="Arial" w:eastAsia="Arial" w:hAnsi="Arial"/>
                          <w:color w:val="434343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</w:pPr>
                        </w:pPrChange>
                      </w:pPr>
                      <w:sdt>
                        <w:sdtPr>
                          <w:tag w:val="goog_rdk_69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t xml:space="preserve">www.yourwebsite.com</w:t>
                          </w:r>
                        </w:sdtContent>
                      </w:sdt>
                    </w:p>
                  </w:sdtContent>
                </w:sdt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72"/>
                  </w:sdtPr>
                  <w:sdtContent>
                    <w:p w:rsidR="00000000" w:rsidDel="00000000" w:rsidP="00000000" w:rsidRDefault="00000000" w:rsidRPr="00000000" w14:paraId="00000014">
                      <w:pPr>
                        <w:spacing w:before="0" w:line="240" w:lineRule="auto"/>
                        <w:ind w:left="-90" w:right="-405" w:firstLine="0"/>
                        <w:jc w:val="both"/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000000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  <w:ind w:left="-90" w:right="-405" w:firstLine="0"/>
                          </w:pPr>
                        </w:pPrChange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152400" cy="152400"/>
                            <wp:effectExtent b="0" l="0" r="0" t="0"/>
                            <wp:docPr id="9" name="image2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2.png"/>
                                    <pic:cNvPicPr preferRelativeResize="0"/>
                                  </pic:nvPicPr>
                                  <pic:blipFill>
                                    <a:blip r:embed="rId12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" cy="152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sdt>
                        <w:sdtPr>
                          <w:tag w:val="goog_rdk_71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74"/>
                  </w:sdtPr>
                  <w:sdtContent>
                    <w:p w:rsidR="00000000" w:rsidDel="00000000" w:rsidP="00000000" w:rsidRDefault="00000000" w:rsidRPr="00000000" w14:paraId="00000015">
                      <w:pPr>
                        <w:spacing w:before="0" w:line="240" w:lineRule="auto"/>
                        <w:jc w:val="both"/>
                        <w:rPr>
                          <w:rFonts w:ascii="Arial" w:cs="Arial" w:eastAsia="Arial" w:hAnsi="Arial"/>
                          <w:color w:val="434343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</w:pPr>
                        </w:pPrChange>
                      </w:pPr>
                      <w:sdt>
                        <w:sdtPr>
                          <w:tag w:val="goog_rdk_73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t xml:space="preserve">Twitter @username</w:t>
                          </w:r>
                        </w:sdtContent>
                      </w:sdt>
                    </w:p>
                  </w:sdtContent>
                </w:sdt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76"/>
                  </w:sdtPr>
                  <w:sdtContent>
                    <w:p w:rsidR="00000000" w:rsidDel="00000000" w:rsidP="00000000" w:rsidRDefault="00000000" w:rsidRPr="00000000" w14:paraId="00000016">
                      <w:pPr>
                        <w:spacing w:before="0" w:line="240" w:lineRule="auto"/>
                        <w:ind w:left="-90" w:right="-405" w:firstLine="0"/>
                        <w:jc w:val="both"/>
                        <w:rPr>
                          <w:rFonts w:ascii="Arial" w:cs="Arial" w:eastAsia="Arial" w:hAnsi="Arial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  <w:ind w:left="-90" w:right="-405" w:firstLine="0"/>
                          </w:pPr>
                        </w:pPrChange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color w:val="000000"/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152400" cy="152400"/>
                            <wp:effectExtent b="0" l="0" r="0" t="0"/>
                            <wp:docPr id="8" name="image6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6.pn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" cy="152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sdt>
                        <w:sdtPr>
                          <w:tag w:val="goog_rdk_75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sdt>
                  <w:sdtPr>
                    <w:tag w:val="goog_rdk_78"/>
                  </w:sdtPr>
                  <w:sdtContent>
                    <w:p w:rsidR="00000000" w:rsidDel="00000000" w:rsidP="00000000" w:rsidRDefault="00000000" w:rsidRPr="00000000" w14:paraId="00000017">
                      <w:pPr>
                        <w:spacing w:before="0" w:line="240" w:lineRule="auto"/>
                        <w:jc w:val="both"/>
                        <w:rPr>
                          <w:rFonts w:ascii="Arial" w:cs="Arial" w:eastAsia="Arial" w:hAnsi="Arial"/>
                          <w:color w:val="434343"/>
                          <w:sz w:val="18"/>
                          <w:szCs w:val="18"/>
                          <w:u w:val="single"/>
                          <w:rPrChange w:author="Sunil Mali" w:id="3" w:date="2021-12-30T13:16:41Z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spacing w:before="0" w:line="240" w:lineRule="auto"/>
                          </w:pPr>
                        </w:pPrChange>
                      </w:pPr>
                      <w:sdt>
                        <w:sdtPr>
                          <w:tag w:val="goog_rdk_77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t xml:space="preserve">LinkedIn.com/username</w:t>
                          </w:r>
                        </w:sdtContent>
                      </w:sdt>
                    </w:p>
                  </w:sdtContent>
                </w:sdt>
              </w:tc>
            </w:tr>
          </w:tbl>
          <w:sdt>
            <w:sdtPr>
              <w:tag w:val="goog_rdk_80"/>
            </w:sdtPr>
            <w:sdtContent>
              <w:p w:rsidR="00000000" w:rsidDel="00000000" w:rsidP="00000000" w:rsidRDefault="00000000" w:rsidRPr="00000000" w14:paraId="00000018">
                <w:pPr>
                  <w:spacing w:before="0" w:line="240" w:lineRule="auto"/>
                  <w:jc w:val="both"/>
                  <w:rPr>
                    <w:rFonts w:ascii="Arial" w:cs="Arial" w:eastAsia="Arial" w:hAnsi="Arial"/>
                    <w:color w:val="000000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000000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="240" w:lineRule="auto"/>
                    </w:pPr>
                  </w:pPrChange>
                </w:pPr>
                <w:sdt>
                  <w:sdtPr>
                    <w:tag w:val="goog_rdk_79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sdt>
            <w:sdtPr>
              <w:tag w:val="goog_rdk_82"/>
            </w:sdtPr>
            <w:sdtContent>
              <w:p w:rsidR="00000000" w:rsidDel="00000000" w:rsidP="00000000" w:rsidRDefault="00000000" w:rsidRPr="00000000" w14:paraId="00000019">
                <w:pPr>
                  <w:spacing w:before="0" w:line="276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="276" w:lineRule="auto"/>
                    </w:pPr>
                  </w:pPrChange>
                </w:pPr>
                <w:sdt>
                  <w:sdtPr>
                    <w:tag w:val="goog_rdk_81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tbl>
            <w:tblPr>
              <w:tblStyle w:val="Table4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sdt>
                  <w:sdtPr>
                    <w:tag w:val="goog_rdk_85"/>
                  </w:sdtPr>
                  <w:sdtContent>
                    <w:p w:rsidR="00000000" w:rsidDel="00000000" w:rsidP="00000000" w:rsidRDefault="00000000" w:rsidRPr="00000000" w14:paraId="0000001A">
                      <w:pPr>
                        <w:pStyle w:val="Heading1"/>
                        <w:spacing w:line="276" w:lineRule="auto"/>
                        <w:jc w:val="both"/>
                        <w:rPr>
                          <w:rFonts w:ascii="Roboto Mono" w:cs="Roboto Mono" w:eastAsia="Roboto Mono" w:hAnsi="Roboto Mono"/>
                          <w:color w:val="45818e"/>
                          <w:sz w:val="28"/>
                          <w:szCs w:val="28"/>
                          <w:u w:val="single"/>
                          <w:rPrChange w:author="Sunil Mali" w:id="3" w:date="2021-12-30T13:16:41Z">
                            <w:rPr>
                              <w:rFonts w:ascii="Roboto Mono" w:cs="Roboto Mono" w:eastAsia="Roboto Mono" w:hAnsi="Roboto Mono"/>
                              <w:color w:val="45818e"/>
                              <w:sz w:val="28"/>
                              <w:szCs w:val="2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pStyle w:val="Heading1"/>
                            <w:spacing w:line="276" w:lineRule="auto"/>
                          </w:pPr>
                        </w:pPrChange>
                      </w:pPr>
                      <w:bookmarkStart w:colFirst="0" w:colLast="0" w:name="_heading=h.2et92p0" w:id="4"/>
                      <w:bookmarkEnd w:id="4"/>
                      <w:sdt>
                        <w:sdtPr>
                          <w:tag w:val="goog_rdk_83"/>
                        </w:sdtPr>
                        <w:sdtContent>
                          <w:r w:rsidDel="00000000" w:rsidR="00000000" w:rsidRPr="00000000">
                            <w:rPr>
                              <w:rFonts w:ascii="Roboto Mono" w:cs="Roboto Mono" w:eastAsia="Roboto Mono" w:hAnsi="Roboto Mono"/>
                              <w:color w:val="247f93"/>
                              <w:sz w:val="20"/>
                              <w:szCs w:val="20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Roboto Mono" w:cs="Roboto Mono" w:eastAsia="Roboto Mono" w:hAnsi="Roboto Mono"/>
                                  <w:color w:val="247f93"/>
                                  <w:sz w:val="20"/>
                                  <w:szCs w:val="20"/>
                                </w:rPr>
                              </w:rPrChange>
                            </w:rPr>
                            <w:t xml:space="preserve">AREAS OF EXPERTISE</w:t>
                          </w:r>
                        </w:sdtContent>
                      </w:sdt>
                      <w:sdt>
                        <w:sdtPr>
                          <w:tag w:val="goog_rdk_84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</w:tr>
          </w:tbl>
          <w:sdt>
            <w:sdtPr>
              <w:tag w:val="goog_rdk_87"/>
            </w:sdtPr>
            <w:sdtContent>
              <w:p w:rsidR="00000000" w:rsidDel="00000000" w:rsidP="00000000" w:rsidRDefault="00000000" w:rsidRPr="00000000" w14:paraId="0000001B">
                <w:pPr>
                  <w:spacing w:before="0" w:lineRule="auto"/>
                  <w:jc w:val="both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86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sdt>
            <w:sdtPr>
              <w:tag w:val="goog_rdk_90"/>
            </w:sdtPr>
            <w:sdtContent>
              <w:p w:rsidR="00000000" w:rsidDel="00000000" w:rsidP="00000000" w:rsidRDefault="00000000" w:rsidRPr="00000000" w14:paraId="0000001C">
                <w:pPr>
                  <w:spacing w:before="0" w:lineRule="auto"/>
                  <w:jc w:val="both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88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b w:val="1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Experience Highlight</w:t>
                    </w:r>
                  </w:sdtContent>
                </w:sdt>
                <w:sdt>
                  <w:sdtPr>
                    <w:tag w:val="goog_rdk_89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br w:type="textWrapping"/>
                      <w:t xml:space="preserve">This is where you will mention </w:t>
                      <w:br w:type="textWrapping"/>
                      <w:t xml:space="preserve">your experience more generally</w:t>
                    </w:r>
                  </w:sdtContent>
                </w:sdt>
              </w:p>
            </w:sdtContent>
          </w:sdt>
          <w:sdt>
            <w:sdtPr>
              <w:tag w:val="goog_rdk_92"/>
            </w:sdtPr>
            <w:sdtContent>
              <w:p w:rsidR="00000000" w:rsidDel="00000000" w:rsidP="00000000" w:rsidRDefault="00000000" w:rsidRPr="00000000" w14:paraId="0000001D">
                <w:pPr>
                  <w:spacing w:before="0" w:lineRule="auto"/>
                  <w:jc w:val="both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91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sdt>
            <w:sdtPr>
              <w:tag w:val="goog_rdk_95"/>
            </w:sdtPr>
            <w:sdtContent>
              <w:p w:rsidR="00000000" w:rsidDel="00000000" w:rsidP="00000000" w:rsidRDefault="00000000" w:rsidRPr="00000000" w14:paraId="0000001E">
                <w:pPr>
                  <w:spacing w:before="0" w:lineRule="auto"/>
                  <w:jc w:val="both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93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b w:val="1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Experience Highlight</w:t>
                    </w:r>
                  </w:sdtContent>
                </w:sdt>
                <w:sdt>
                  <w:sdtPr>
                    <w:tag w:val="goog_rdk_94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br w:type="textWrapping"/>
                      <w:t xml:space="preserve">This is where you will mention </w:t>
                      <w:br w:type="textWrapping"/>
                      <w:t xml:space="preserve">your experience more generally</w:t>
                    </w:r>
                  </w:sdtContent>
                </w:sdt>
              </w:p>
            </w:sdtContent>
          </w:sdt>
          <w:sdt>
            <w:sdtPr>
              <w:tag w:val="goog_rdk_97"/>
            </w:sdtPr>
            <w:sdtContent>
              <w:p w:rsidR="00000000" w:rsidDel="00000000" w:rsidP="00000000" w:rsidRDefault="00000000" w:rsidRPr="00000000" w14:paraId="0000001F">
                <w:pPr>
                  <w:spacing w:before="0" w:lineRule="auto"/>
                  <w:jc w:val="both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96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sdt>
            <w:sdtPr>
              <w:tag w:val="goog_rdk_100"/>
            </w:sdtPr>
            <w:sdtContent>
              <w:p w:rsidR="00000000" w:rsidDel="00000000" w:rsidP="00000000" w:rsidRDefault="00000000" w:rsidRPr="00000000" w14:paraId="00000020">
                <w:pPr>
                  <w:spacing w:before="0" w:lineRule="auto"/>
                  <w:jc w:val="both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98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b w:val="1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Experience Highlight</w:t>
                    </w:r>
                  </w:sdtContent>
                </w:sdt>
                <w:sdt>
                  <w:sdtPr>
                    <w:tag w:val="goog_rdk_99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br w:type="textWrapping"/>
                      <w:t xml:space="preserve">This is where you will mention </w:t>
                      <w:br w:type="textWrapping"/>
                      <w:t xml:space="preserve">your experience more generally</w:t>
                    </w:r>
                  </w:sdtContent>
                </w:sdt>
              </w:p>
            </w:sdtContent>
          </w:sdt>
          <w:sdt>
            <w:sdtPr>
              <w:tag w:val="goog_rdk_102"/>
            </w:sdtPr>
            <w:sdtContent>
              <w:p w:rsidR="00000000" w:rsidDel="00000000" w:rsidP="00000000" w:rsidRDefault="00000000" w:rsidRPr="00000000" w14:paraId="00000021">
                <w:pPr>
                  <w:spacing w:before="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101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tbl>
            <w:tblPr>
              <w:tblStyle w:val="Table5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247f93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sdt>
                  <w:sdtPr>
                    <w:tag w:val="goog_rdk_105"/>
                  </w:sdtPr>
                  <w:sdtContent>
                    <w:p w:rsidR="00000000" w:rsidDel="00000000" w:rsidP="00000000" w:rsidRDefault="00000000" w:rsidRPr="00000000" w14:paraId="00000022">
                      <w:pPr>
                        <w:pStyle w:val="Heading1"/>
                        <w:spacing w:line="276" w:lineRule="auto"/>
                        <w:jc w:val="both"/>
                        <w:rPr>
                          <w:rFonts w:ascii="Roboto Mono" w:cs="Roboto Mono" w:eastAsia="Roboto Mono" w:hAnsi="Roboto Mono"/>
                          <w:color w:val="45818e"/>
                          <w:sz w:val="28"/>
                          <w:szCs w:val="28"/>
                          <w:u w:val="single"/>
                          <w:rPrChange w:author="Sunil Mali" w:id="3" w:date="2021-12-30T13:16:41Z">
                            <w:rPr>
                              <w:rFonts w:ascii="Roboto Mono" w:cs="Roboto Mono" w:eastAsia="Roboto Mono" w:hAnsi="Roboto Mono"/>
                              <w:color w:val="45818e"/>
                              <w:sz w:val="28"/>
                              <w:szCs w:val="28"/>
                            </w:rPr>
                          </w:rPrChange>
                        </w:rPr>
                        <w:pPrChange w:author="Lynanne Ozen" w:id="0" w:date="2021-12-02T17:18:03Z">
                          <w:pPr>
                            <w:pStyle w:val="Heading1"/>
                            <w:spacing w:line="276" w:lineRule="auto"/>
                          </w:pPr>
                        </w:pPrChange>
                      </w:pPr>
                      <w:bookmarkStart w:colFirst="0" w:colLast="0" w:name="_heading=h.tyjcwt" w:id="5"/>
                      <w:bookmarkEnd w:id="5"/>
                      <w:sdt>
                        <w:sdtPr>
                          <w:tag w:val="goog_rdk_103"/>
                        </w:sdtPr>
                        <w:sdtContent>
                          <w:r w:rsidDel="00000000" w:rsidR="00000000" w:rsidRPr="00000000">
                            <w:rPr>
                              <w:rFonts w:ascii="Roboto Mono" w:cs="Roboto Mono" w:eastAsia="Roboto Mono" w:hAnsi="Roboto Mono"/>
                              <w:color w:val="247f93"/>
                              <w:sz w:val="20"/>
                              <w:szCs w:val="20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Roboto Mono" w:cs="Roboto Mono" w:eastAsia="Roboto Mono" w:hAnsi="Roboto Mono"/>
                                  <w:color w:val="247f93"/>
                                  <w:sz w:val="20"/>
                                  <w:szCs w:val="20"/>
                                </w:rPr>
                              </w:rPrChange>
                            </w:rPr>
                            <w:t xml:space="preserve">AWARDS</w:t>
                          </w:r>
                        </w:sdtContent>
                      </w:sdt>
                      <w:sdt>
                        <w:sdtPr>
                          <w:tag w:val="goog_rdk_104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p>
                  </w:sdtContent>
                </w:sdt>
              </w:tc>
            </w:tr>
          </w:tbl>
          <w:sdt>
            <w:sdtPr>
              <w:tag w:val="goog_rdk_109"/>
            </w:sdtPr>
            <w:sdtContent>
              <w:p w:rsidR="00000000" w:rsidDel="00000000" w:rsidP="00000000" w:rsidRDefault="00000000" w:rsidRPr="00000000" w14:paraId="00000023">
                <w:pPr>
                  <w:spacing w:line="276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line="276" w:lineRule="auto"/>
                    </w:pPr>
                  </w:pPrChange>
                </w:pPr>
                <w:sdt>
                  <w:sdtPr>
                    <w:tag w:val="goog_rdk_106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b w:val="1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Excellence Award</w:t>
                      <w:br w:type="textWrapping"/>
                    </w:r>
                  </w:sdtContent>
                </w:sdt>
                <w:sdt>
                  <w:sdtPr>
                    <w:tag w:val="goog_rdk_107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This is where you can write a blurb about an award</w:t>
                    </w:r>
                  </w:sdtContent>
                </w:sdt>
                <w:sdt>
                  <w:sdtPr>
                    <w:tag w:val="goog_rdk_108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  <w:sdt>
            <w:sdtPr>
              <w:tag w:val="goog_rdk_115"/>
            </w:sdtPr>
            <w:sdtContent>
              <w:p w:rsidR="00000000" w:rsidDel="00000000" w:rsidP="00000000" w:rsidRDefault="00000000" w:rsidRPr="00000000" w14:paraId="00000024">
                <w:pPr>
                  <w:spacing w:line="276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line="276" w:lineRule="auto"/>
                    </w:pPr>
                  </w:pPrChange>
                </w:pPr>
                <w:sdt>
                  <w:sdtPr>
                    <w:tag w:val="goog_rdk_110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b w:val="1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Excellence Award</w:t>
                      <w:br w:type="textWrapping"/>
                    </w:r>
                  </w:sdtContent>
                </w:sdt>
                <w:sdt>
                  <w:sdtPr>
                    <w:tag w:val="goog_rdk_111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This is where you can write a blurb about an award</w:t>
                    </w:r>
                  </w:sdtContent>
                </w:sdt>
                <w:sdt>
                  <w:sdtPr>
                    <w:tag w:val="goog_rdk_112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sz w:val="18"/>
                            <w:szCs w:val="18"/>
                          </w:rPr>
                        </w:rPrChange>
                      </w:rPr>
                      <w:br w:type="textWrapping"/>
                    </w:r>
                  </w:sdtContent>
                </w:sdt>
                <w:sdt>
                  <w:sdtPr>
                    <w:tag w:val="goog_rdk_113"/>
                  </w:sdtPr>
                  <w:sdtContent>
                    <w:r w:rsidDel="00000000" w:rsidR="00000000" w:rsidRPr="00000000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  <w:u w:val="single"/>
                        <w:rtl w:val="0"/>
                        <w:rPrChange w:author="Sunil Mali" w:id="3" w:date="2021-12-30T13:16:41Z">
                          <w:rPr>
                            <w:rFonts w:ascii="Arial" w:cs="Arial" w:eastAsia="Arial" w:hAnsi="Arial"/>
                            <w:color w:val="434343"/>
                            <w:sz w:val="18"/>
                            <w:szCs w:val="18"/>
                          </w:rPr>
                        </w:rPrChange>
                      </w:rPr>
                      <w:t xml:space="preserve">.  </w:t>
                    </w:r>
                  </w:sdtContent>
                </w:sdt>
                <w:sdt>
                  <w:sdtPr>
                    <w:tag w:val="goog_rdk_114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117"/>
            </w:sdtPr>
            <w:sdtContent>
              <w:p w:rsidR="00000000" w:rsidDel="00000000" w:rsidP="00000000" w:rsidRDefault="00000000" w:rsidRPr="00000000" w14:paraId="00000025">
                <w:pPr>
                  <w:pStyle w:val="Heading1"/>
                  <w:ind w:right="285"/>
                  <w:jc w:val="both"/>
                  <w:rPr>
                    <w:rFonts w:ascii="Arial" w:cs="Arial" w:eastAsia="Arial" w:hAnsi="Arial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</w:rPr>
                    </w:rPrChange>
                  </w:rPr>
                  <w:pPrChange w:author="Lynanne Ozen" w:id="0" w:date="2021-12-02T17:18:03Z">
                    <w:pPr>
                      <w:pStyle w:val="Heading1"/>
                      <w:ind w:right="285"/>
                    </w:pPr>
                  </w:pPrChange>
                </w:pPr>
                <w:sdt>
                  <w:sdtPr>
                    <w:tag w:val="goog_rdk_116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119"/>
            </w:sdtPr>
            <w:sdtContent>
              <w:p w:rsidR="00000000" w:rsidDel="00000000" w:rsidP="00000000" w:rsidRDefault="00000000" w:rsidRPr="00000000" w14:paraId="00000026">
                <w:pPr>
                  <w:pStyle w:val="Heading1"/>
                  <w:ind w:right="285"/>
                  <w:jc w:val="both"/>
                  <w:rPr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pStyle w:val="Heading1"/>
                      <w:ind w:right="285"/>
                    </w:pPr>
                  </w:pPrChange>
                </w:pPr>
                <w:sdt>
                  <w:sdtPr>
                    <w:tag w:val="goog_rdk_118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128"/>
            </w:sdtPr>
            <w:sdtContent>
              <w:p w:rsidR="00000000" w:rsidDel="00000000" w:rsidP="00000000" w:rsidRDefault="00000000" w:rsidRPr="00000000" w14:paraId="00000027">
                <w:pPr>
                  <w:spacing w:before="0" w:line="240" w:lineRule="auto"/>
                  <w:ind w:right="0"/>
                  <w:jc w:val="both"/>
                  <w:rPr>
                    <w:ins w:author="abdulla abdusamet" w:id="12" w:date="2021-12-06T14:37:23Z"/>
                    <w:del w:author="vikas kumar" w:id="11" w:date="2021-11-25T16:16:13Z"/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</w:pPr>
                <w:sdt>
                  <w:sdtPr>
                    <w:tag w:val="goog_rdk_122"/>
                  </w:sdtPr>
                  <w:sdtContent>
                    <w:ins w:author="vikas kumar" w:id="11" w:date="2021-11-25T16:16:13Z">
                      <w:sdt>
                        <w:sdtPr>
                          <w:tag w:val="goog_rdk_123"/>
                        </w:sdtPr>
                        <w:sdtContent>
                          <w:del w:author="vikas kumar" w:id="11" w:date="2021-11-25T16:16:13Z"/>
                        </w:sdtContent>
                      </w:sdt>
                    </w:ins>
                    <w:sdt>
                      <w:sdtPr>
                        <w:tag w:val="goog_rdk_124"/>
                      </w:sdtPr>
                      <w:sdtContent>
                        <w:ins w:author="vikas kumar" w:id="11" w:date="2021-11-25T16:16:13Z">
                          <w:del w:author="vikas kumar" w:id="11" w:date="2021-11-25T16:16:13Z">
                            <w:r w:rsidDel="00000000" w:rsidR="00000000" w:rsidRPr="00000000">
                              <w:rPr>
                                <w:rFonts w:ascii="Arial" w:cs="Arial" w:eastAsia="Arial" w:hAnsi="Arial"/>
                                <w:sz w:val="18"/>
                                <w:szCs w:val="18"/>
                                <w:u w:val="single"/>
                                <w:rtl w:val="0"/>
                                <w:rPrChange w:author="Sunil Mali" w:id="3" w:date="2021-12-30T13:16:41Z">
                                  <w:rPr>
                                    <w:rFonts w:ascii="Arial" w:cs="Arial" w:eastAsia="Arial" w:hAnsi="Arial"/>
                                    <w:sz w:val="18"/>
                                    <w:szCs w:val="18"/>
                                  </w:rPr>
                                </w:rPrChange>
                              </w:rPr>
                              <w:delText xml:space="preserve">V</w:delText>
                            </w:r>
                          </w:del>
                        </w:ins>
                      </w:sdtContent>
                    </w:sdt>
                    <w:ins w:author="vikas kumar" w:id="11" w:date="2021-11-25T16:16:13Z">
                      <w:del w:author="vikas kumar" w:id="11" w:date="2021-11-25T16:16:13Z"/>
                    </w:ins>
                  </w:sdtContent>
                </w:sdt>
                <w:sdt>
                  <w:sdtPr>
                    <w:tag w:val="goog_rdk_125"/>
                  </w:sdtPr>
                  <w:sdtContent>
                    <w:ins w:author="abdulla abdusamet" w:id="12" w:date="2021-12-06T14:37:23Z">
                      <w:sdt>
                        <w:sdtPr>
                          <w:tag w:val="goog_rdk_126"/>
                        </w:sdtPr>
                        <w:sdtContent>
                          <w:del w:author="vikas kumar" w:id="11" w:date="2021-11-25T16:16:13Z"/>
                        </w:sdtContent>
                      </w:sdt>
                    </w:ins>
                    <w:sdt>
                      <w:sdtPr>
                        <w:tag w:val="goog_rdk_127"/>
                      </w:sdtPr>
                      <w:sdtContent>
                        <w:ins w:author="abdulla abdusamet" w:id="12" w:date="2021-12-06T14:37:23Z">
                          <w:del w:author="vikas kumar" w:id="11" w:date="2021-11-25T16:16:13Z">
                            <w:r w:rsidDel="00000000" w:rsidR="00000000" w:rsidRPr="00000000">
                              <w:rPr>
                                <w:rtl w:val="0"/>
                              </w:rPr>
                            </w:r>
                          </w:del>
                        </w:ins>
                      </w:sdtContent>
                    </w:sdt>
                    <w:ins w:author="abdulla abdusamet" w:id="12" w:date="2021-12-06T14:37:23Z">
                      <w:del w:author="vikas kumar" w:id="11" w:date="2021-11-25T16:16:13Z"/>
                    </w:ins>
                  </w:sdtContent>
                </w:sdt>
              </w:p>
            </w:sdtContent>
          </w:sdt>
          <w:sdt>
            <w:sdtPr>
              <w:tag w:val="goog_rdk_150"/>
            </w:sdtPr>
            <w:sdtContent>
              <w:p w:rsidR="00000000" w:rsidDel="00000000" w:rsidP="00000000" w:rsidRDefault="00000000" w:rsidRPr="00000000" w14:paraId="00000028">
                <w:pPr>
                  <w:spacing w:before="0" w:line="240" w:lineRule="auto"/>
                  <w:ind w:right="0"/>
                  <w:jc w:val="both"/>
                  <w:rPr>
                    <w:del w:author="vikas kumar" w:id="11" w:date="2021-11-25T16:16:13Z"/>
                    <w:rFonts w:ascii="Muli" w:cs="Muli" w:eastAsia="Muli" w:hAnsi="Muli"/>
                    <w:color w:val="5f7e88"/>
                    <w:sz w:val="82"/>
                    <w:szCs w:val="82"/>
                    <w:u w:val="single"/>
                    <w:rPrChange w:author="Sunil Mali" w:id="3" w:date="2021-12-30T13:16:41Z">
                      <w:rPr>
                        <w:rFonts w:ascii="Muli" w:cs="Muli" w:eastAsia="Muli" w:hAnsi="Muli"/>
                        <w:color w:val="5f7e88"/>
                        <w:sz w:val="82"/>
                        <w:szCs w:val="82"/>
                      </w:rPr>
                    </w:rPrChange>
                  </w:rPr>
                  <w:pPrChange w:author="Lynanne Ozen" w:id="0" w:date="2021-12-02T17:18:03Z">
                    <w:pPr>
                      <w:spacing w:before="0" w:line="240" w:lineRule="auto"/>
                      <w:ind w:right="0"/>
                    </w:pPr>
                  </w:pPrChange>
                </w:pPr>
                <w:sdt>
                  <w:sdtPr>
                    <w:tag w:val="goog_rdk_131"/>
                  </w:sdtPr>
                  <w:sdtContent>
                    <w:ins w:author="vikas kumar" w:id="11" w:date="2021-11-25T16:16:13Z">
                      <w:sdt>
                        <w:sdtPr>
                          <w:tag w:val="goog_rdk_132"/>
                        </w:sdtPr>
                        <w:sdtContent>
                          <w:del w:author="vikas kumar" w:id="11" w:date="2021-11-25T16:16:13Z"/>
                        </w:sdtContent>
                      </w:sdt>
                    </w:ins>
                    <w:sdt>
                      <w:sdtPr>
                        <w:tag w:val="goog_rdk_133"/>
                      </w:sdtPr>
                      <w:sdtContent>
                        <w:ins w:author="vikas kumar" w:id="11" w:date="2021-11-25T16:16:13Z">
                          <w:del w:author="vikas kumar" w:id="11" w:date="2021-11-25T16:16:13Z">
                            <w:r w:rsidDel="00000000" w:rsidR="00000000" w:rsidRPr="00000000">
                              <w:rPr>
                                <w:rFonts w:ascii="Arial" w:cs="Arial" w:eastAsia="Arial" w:hAnsi="Arial"/>
                                <w:sz w:val="18"/>
                                <w:szCs w:val="18"/>
                                <w:u w:val="single"/>
                                <w:rtl w:val="0"/>
                                <w:rPrChange w:author="Sunil Mali" w:id="3" w:date="2021-12-30T13:16:41Z">
                                  <w:rPr>
                                    <w:rFonts w:ascii="Arial" w:cs="Arial" w:eastAsia="Arial" w:hAnsi="Arial"/>
                                    <w:sz w:val="18"/>
                                    <w:szCs w:val="18"/>
                                  </w:rPr>
                                </w:rPrChange>
                              </w:rPr>
                              <w:delText xml:space="preserve">ika</w:delText>
                            </w:r>
                          </w:del>
                        </w:ins>
                      </w:sdtContent>
                    </w:sdt>
                    <w:ins w:author="vikas kumar" w:id="11" w:date="2021-11-25T16:16:13Z">
                      <w:del w:author="vikas kumar" w:id="11" w:date="2021-11-25T16:16:13Z">
                        <w:sdt>
                          <w:sdtPr>
                            <w:tag w:val="goog_rdk_134"/>
                          </w:sdtPr>
                          <w:sdtContent>
                            <w:r w:rsidDel="00000000" w:rsidR="00000000" w:rsidRPr="00000000">
                              <w:rPr>
                                <w:rFonts w:ascii="Arial" w:cs="Arial" w:eastAsia="Arial" w:hAnsi="Arial"/>
                                <w:sz w:val="18"/>
                                <w:szCs w:val="18"/>
                                <w:u w:val="single"/>
                                <w:rtl w:val="0"/>
                                <w:rPrChange w:author="Sunil Mali" w:id="3" w:date="2021-12-30T13:16:41Z">
                                  <w:rPr>
                                    <w:rFonts w:ascii="Arial" w:cs="Arial" w:eastAsia="Arial" w:hAnsi="Arial"/>
                                    <w:sz w:val="18"/>
                                    <w:szCs w:val="18"/>
                                  </w:rPr>
                                </w:rPrChange>
                              </w:rPr>
                              <w:delText xml:space="preserve">s</w:delText>
                            </w:r>
                          </w:sdtContent>
                        </w:sdt>
                        <w:sdt>
                          <w:sdtPr>
                            <w:tag w:val="goog_rdk_135"/>
                          </w:sdtPr>
                          <w:sdtContent>
                            <w:r w:rsidDel="00000000" w:rsidR="00000000" w:rsidRPr="00000000">
                              <w:rPr>
                                <w:rFonts w:ascii="Arial" w:cs="Arial" w:eastAsia="Arial" w:hAnsi="Arial"/>
                                <w:sz w:val="18"/>
                                <w:szCs w:val="18"/>
                                <w:u w:val="single"/>
                                <w:rtl w:val="0"/>
                                <w:rPrChange w:author="Sunil Mali" w:id="3" w:date="2021-12-30T13:16:41Z">
                                  <w:rPr>
                                    <w:rFonts w:ascii="Arial" w:cs="Arial" w:eastAsia="Arial" w:hAnsi="Arial"/>
                                    <w:sz w:val="18"/>
                                    <w:szCs w:val="18"/>
                                  </w:rPr>
                                </w:rPrChange>
                              </w:rPr>
                              <w:delText xml:space="preserve"> </w:delText>
                            </w:r>
                          </w:sdtContent>
                        </w:sdt>
                        <w:sdt>
                          <w:sdtPr>
                            <w:tag w:val="goog_rdk_136"/>
                          </w:sdtPr>
                          <w:sdtContent>
                            <w:r w:rsidDel="00000000" w:rsidR="00000000" w:rsidRPr="00000000">
                              <w:rPr>
                                <w:rFonts w:ascii="Arial" w:cs="Arial" w:eastAsia="Arial" w:hAnsi="Arial"/>
                                <w:sz w:val="18"/>
                                <w:szCs w:val="18"/>
                                <w:u w:val="single"/>
                                <w:rtl w:val="0"/>
                                <w:rPrChange w:author="Sunil Mali" w:id="3" w:date="2021-12-30T13:16:41Z">
                                  <w:rPr>
                                    <w:rFonts w:ascii="Arial" w:cs="Arial" w:eastAsia="Arial" w:hAnsi="Arial"/>
                                    <w:sz w:val="18"/>
                                    <w:szCs w:val="18"/>
                                  </w:rPr>
                                </w:rPrChange>
                              </w:rPr>
                              <w:delText xml:space="preserve">Kuma</w:delText>
                            </w:r>
                          </w:sdtContent>
                        </w:sdt>
                        <w:sdt>
                          <w:sdtPr>
                            <w:tag w:val="goog_rdk_137"/>
                          </w:sdtPr>
                          <w:sdtContent>
                            <w:r w:rsidDel="00000000" w:rsidR="00000000" w:rsidRPr="00000000">
                              <w:rPr>
                                <w:rFonts w:ascii="Arial" w:cs="Arial" w:eastAsia="Arial" w:hAnsi="Arial"/>
                                <w:sz w:val="18"/>
                                <w:szCs w:val="18"/>
                                <w:u w:val="single"/>
                                <w:rtl w:val="0"/>
                                <w:rPrChange w:author="Sunil Mali" w:id="3" w:date="2021-12-30T13:16:41Z">
                                  <w:rPr>
                                    <w:rFonts w:ascii="Arial" w:cs="Arial" w:eastAsia="Arial" w:hAnsi="Arial"/>
                                    <w:sz w:val="18"/>
                                    <w:szCs w:val="18"/>
                                  </w:rPr>
                                </w:rPrChange>
                              </w:rPr>
                              <w:delText xml:space="preserve">r </w:delText>
                            </w:r>
                          </w:sdtContent>
                        </w:sdt>
                      </w:del>
                    </w:ins>
                  </w:sdtContent>
                </w:sdt>
                <w:sdt>
                  <w:sdtPr>
                    <w:tag w:val="goog_rdk_138"/>
                  </w:sdtPr>
                  <w:sdtContent>
                    <w:del w:author="vikas kumar" w:id="11" w:date="2021-11-25T16:16:13Z"/>
                    <w:sdt>
                      <w:sdtPr>
                        <w:tag w:val="goog_rdk_139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Muli" w:cs="Muli" w:eastAsia="Muli" w:hAnsi="Muli"/>
                              <w:color w:val="5f7e88"/>
                              <w:sz w:val="82"/>
                              <w:szCs w:val="82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Muli" w:cs="Muli" w:eastAsia="Muli" w:hAnsi="Muli"/>
                                  <w:color w:val="5f7e88"/>
                                  <w:sz w:val="82"/>
                                  <w:szCs w:val="82"/>
                                </w:rPr>
                              </w:rPrChange>
                            </w:rPr>
                            <w:delText xml:space="preserve">JOH</w:delText>
                          </w:r>
                        </w:del>
                      </w:sdtContent>
                    </w:sdt>
                    <w:del w:author="vikas kumar" w:id="11" w:date="2021-11-25T16:16:13Z">
                      <w:sdt>
                        <w:sdtPr>
                          <w:tag w:val="goog_rdk_140"/>
                        </w:sdtPr>
                        <w:sdtContent>
                          <w:r w:rsidDel="00000000" w:rsidR="00000000" w:rsidRPr="00000000">
                            <w:rPr>
                              <w:rFonts w:ascii="Muli" w:cs="Muli" w:eastAsia="Muli" w:hAnsi="Muli"/>
                              <w:color w:val="5f7e88"/>
                              <w:sz w:val="82"/>
                              <w:szCs w:val="82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Muli" w:cs="Muli" w:eastAsia="Muli" w:hAnsi="Muli"/>
                                  <w:color w:val="5f7e88"/>
                                  <w:sz w:val="82"/>
                                  <w:szCs w:val="82"/>
                                </w:rPr>
                              </w:rPrChange>
                            </w:rPr>
                            <w:delText xml:space="preserve">N</w:delText>
                          </w:r>
                        </w:sdtContent>
                      </w:sdt>
                      <w:sdt>
                        <w:sdtPr>
                          <w:tag w:val="goog_rdk_141"/>
                        </w:sdtPr>
                        <w:sdtContent>
                          <w:r w:rsidDel="00000000" w:rsidR="00000000" w:rsidRPr="00000000">
                            <w:rPr>
                              <w:rFonts w:ascii="Muli" w:cs="Muli" w:eastAsia="Muli" w:hAnsi="Muli"/>
                              <w:color w:val="5f7e88"/>
                              <w:sz w:val="82"/>
                              <w:szCs w:val="82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Muli" w:cs="Muli" w:eastAsia="Muli" w:hAnsi="Muli"/>
                                  <w:color w:val="5f7e88"/>
                                  <w:sz w:val="82"/>
                                  <w:szCs w:val="82"/>
                                </w:rPr>
                              </w:rPrChange>
                            </w:rPr>
                            <w:delText xml:space="preserve"> </w:delText>
                          </w:r>
                        </w:sdtContent>
                      </w:sdt>
                      <w:sdt>
                        <w:sdtPr>
                          <w:tag w:val="goog_rdk_142"/>
                        </w:sdtPr>
                        <w:sdtContent>
                          <w:r w:rsidDel="00000000" w:rsidR="00000000" w:rsidRPr="00000000">
                            <w:rPr>
                              <w:rFonts w:ascii="Muli" w:cs="Muli" w:eastAsia="Muli" w:hAnsi="Muli"/>
                              <w:color w:val="5f7e88"/>
                              <w:sz w:val="82"/>
                              <w:szCs w:val="82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Muli" w:cs="Muli" w:eastAsia="Muli" w:hAnsi="Muli"/>
                                  <w:color w:val="5f7e88"/>
                                  <w:sz w:val="82"/>
                                  <w:szCs w:val="82"/>
                                </w:rPr>
                              </w:rPrChange>
                            </w:rPr>
                            <w:delText xml:space="preserve">B</w:delText>
                          </w:r>
                        </w:sdtContent>
                      </w:sdt>
                      <w:sdt>
                        <w:sdtPr>
                          <w:tag w:val="goog_rdk_143"/>
                        </w:sdtPr>
                        <w:sdtContent>
                          <w:r w:rsidDel="00000000" w:rsidR="00000000" w:rsidRPr="00000000">
                            <w:rPr>
                              <w:rFonts w:ascii="Muli" w:cs="Muli" w:eastAsia="Muli" w:hAnsi="Muli"/>
                              <w:color w:val="5f7e88"/>
                              <w:sz w:val="82"/>
                              <w:szCs w:val="82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Muli" w:cs="Muli" w:eastAsia="Muli" w:hAnsi="Muli"/>
                                  <w:color w:val="5f7e88"/>
                                  <w:sz w:val="82"/>
                                  <w:szCs w:val="82"/>
                                </w:rPr>
                              </w:rPrChange>
                            </w:rPr>
                            <w:delText xml:space="preserve">. CL</w:delText>
                          </w:r>
                        </w:sdtContent>
                      </w:sdt>
                    </w:del>
                  </w:sdtContent>
                </w:sdt>
                <w:sdt>
                  <w:sdtPr>
                    <w:tag w:val="goog_rdk_144"/>
                  </w:sdtPr>
                  <w:sdtContent>
                    <w:ins w:author="Harsha Vardhan" w:id="13" w:date="2021-12-10T14:36:05Z">
                      <w:sdt>
                        <w:sdtPr>
                          <w:tag w:val="goog_rdk_145"/>
                        </w:sdtPr>
                        <w:sdtContent>
                          <w:del w:author="vikas kumar" w:id="11" w:date="2021-11-25T16:16:13Z"/>
                        </w:sdtContent>
                      </w:sdt>
                    </w:ins>
                    <w:sdt>
                      <w:sdtPr>
                        <w:tag w:val="goog_rdk_146"/>
                      </w:sdtPr>
                      <w:sdtContent>
                        <w:ins w:author="Harsha Vardhan" w:id="13" w:date="2021-12-10T14:36:05Z">
                          <w:del w:author="vikas kumar" w:id="11" w:date="2021-11-25T16:16:13Z">
                            <w:r w:rsidDel="00000000" w:rsidR="00000000" w:rsidRPr="00000000">
                              <w:rPr>
                                <w:rFonts w:ascii="Muli" w:cs="Muli" w:eastAsia="Muli" w:hAnsi="Muli"/>
                                <w:color w:val="5f7e88"/>
                                <w:sz w:val="82"/>
                                <w:szCs w:val="82"/>
                                <w:u w:val="single"/>
                                <w:rtl w:val="0"/>
                                <w:rPrChange w:author="Sunil Mali" w:id="3" w:date="2021-12-30T13:16:41Z">
                                  <w:rPr>
                                    <w:rFonts w:ascii="Muli" w:cs="Muli" w:eastAsia="Muli" w:hAnsi="Muli"/>
                                    <w:color w:val="5f7e88"/>
                                    <w:sz w:val="82"/>
                                    <w:szCs w:val="82"/>
                                  </w:rPr>
                                </w:rPrChange>
                              </w:rPr>
                              <w:delText xml:space="preserve">\\</w:delText>
                            </w:r>
                          </w:del>
                        </w:ins>
                      </w:sdtContent>
                    </w:sdt>
                    <w:ins w:author="Harsha Vardhan" w:id="13" w:date="2021-12-10T14:36:05Z">
                      <w:del w:author="vikas kumar" w:id="11" w:date="2021-11-25T16:16:13Z"/>
                    </w:ins>
                  </w:sdtContent>
                </w:sdt>
                <w:sdt>
                  <w:sdtPr>
                    <w:tag w:val="goog_rdk_147"/>
                  </w:sdtPr>
                  <w:sdtContent>
                    <w:del w:author="vikas kumar" w:id="11" w:date="2021-11-25T16:16:13Z"/>
                    <w:sdt>
                      <w:sdtPr>
                        <w:tag w:val="goog_rdk_148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Muli" w:cs="Muli" w:eastAsia="Muli" w:hAnsi="Muli"/>
                              <w:color w:val="5f7e88"/>
                              <w:sz w:val="82"/>
                              <w:szCs w:val="82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Muli" w:cs="Muli" w:eastAsia="Muli" w:hAnsi="Muli"/>
                                  <w:color w:val="5f7e88"/>
                                  <w:sz w:val="82"/>
                                  <w:szCs w:val="82"/>
                                </w:rPr>
                              </w:rPrChange>
                            </w:rPr>
                            <w:delText xml:space="preserve">ARK</w:delText>
                          </w:r>
                        </w:del>
                      </w:sdtContent>
                    </w:sdt>
                    <w:del w:author="vikas kumar" w:id="11" w:date="2021-11-25T16:16:13Z">
                      <w:sdt>
                        <w:sdtPr>
                          <w:tag w:val="goog_rdk_149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del>
                  </w:sdtContent>
                </w:sdt>
              </w:p>
            </w:sdtContent>
          </w:sdt>
          <w:sdt>
            <w:sdtPr>
              <w:tag w:val="goog_rdk_155"/>
            </w:sdtPr>
            <w:sdtContent>
              <w:p w:rsidR="00000000" w:rsidDel="00000000" w:rsidP="00000000" w:rsidRDefault="00000000" w:rsidRPr="00000000" w14:paraId="00000029">
                <w:pPr>
                  <w:spacing w:after="300" w:before="0" w:line="36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6e7b84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6e7b84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after="300" w:before="0" w:line="360" w:lineRule="auto"/>
                    </w:pPr>
                  </w:pPrChange>
                </w:pPr>
                <w:sdt>
                  <w:sdtPr>
                    <w:tag w:val="goog_rdk_151"/>
                  </w:sdtPr>
                  <w:sdtContent>
                    <w:del w:author="vikas kumar" w:id="11" w:date="2021-11-25T16:16:13Z"/>
                    <w:sdt>
                      <w:sdtPr>
                        <w:tag w:val="goog_rdk_152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6e7b84"/>
                              <w:sz w:val="12"/>
                              <w:szCs w:val="12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6e7b84"/>
                                  <w:sz w:val="12"/>
                                  <w:szCs w:val="12"/>
                                </w:rPr>
                              </w:rPrChange>
                            </w:rPr>
                            <w:br w:type="textWrapping"/>
                          </w:r>
                        </w:del>
                      </w:sdtContent>
                    </w:sdt>
                    <w:del w:author="vikas kumar" w:id="11" w:date="2021-11-25T16:16:13Z">
                      <w:sdt>
                        <w:sdtPr>
                          <w:tag w:val="goog_rdk_153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6e7b84"/>
                              <w:sz w:val="28"/>
                              <w:szCs w:val="2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6e7b84"/>
                                  <w:sz w:val="28"/>
                                  <w:szCs w:val="28"/>
                                </w:rPr>
                              </w:rPrChange>
                            </w:rPr>
                            <w:delText xml:space="preserve">YOUR JOB TITLE GOES HERE</w:delText>
                          </w:r>
                        </w:sdtContent>
                      </w:sdt>
                      <w:sdt>
                        <w:sdtPr>
                          <w:tag w:val="goog_rdk_154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del>
                  </w:sdtContent>
                </w:sdt>
              </w:p>
            </w:sdtContent>
          </w:sdt>
          <w:sdt>
            <w:sdtPr>
              <w:tag w:val="goog_rdk_161"/>
            </w:sdtPr>
            <w:sdtContent>
              <w:p w:rsidR="00000000" w:rsidDel="00000000" w:rsidP="00000000" w:rsidRDefault="00000000" w:rsidRPr="00000000" w14:paraId="0000002A">
                <w:pPr>
                  <w:spacing w:before="0" w:line="240" w:lineRule="auto"/>
                  <w:ind w:right="0"/>
                  <w:jc w:val="both"/>
                  <w:rPr>
                    <w:ins w:author="Sourav Saini" w:id="14" w:date="2022-01-30T21:02:52Z"/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</w:pPr>
                <w:sdt>
                  <w:sdtPr>
                    <w:tag w:val="goog_rdk_156"/>
                  </w:sdtPr>
                  <w:sdtContent>
                    <w:del w:author="vikas kumar" w:id="11" w:date="2021-11-25T16:16:13Z"/>
                    <w:sdt>
                      <w:sdtPr>
                        <w:tag w:val="goog_rdk_157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Write a concise, two sentence summary of your job history including: years of experience, industry of experience, and areas of experience. Include specifics about your areas of expertise and when you have had proven success.</w:delText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  <w:sdt>
                  <w:sdtPr>
                    <w:tag w:val="goog_rdk_158"/>
                  </w:sdtPr>
                  <w:sdtContent>
                    <w:ins w:author="Sourav Saini" w:id="14" w:date="2022-01-30T21:02:52Z">
                      <w:sdt>
                        <w:sdtPr>
                          <w:tag w:val="goog_rdk_159"/>
                        </w:sdtPr>
                        <w:sdtContent>
                          <w:del w:author="vikas kumar" w:id="11" w:date="2021-11-25T16:16:13Z"/>
                        </w:sdtContent>
                      </w:sdt>
                    </w:ins>
                    <w:sdt>
                      <w:sdtPr>
                        <w:tag w:val="goog_rdk_160"/>
                      </w:sdtPr>
                      <w:sdtContent>
                        <w:ins w:author="Sourav Saini" w:id="14" w:date="2022-01-30T21:02:52Z">
                          <w:del w:author="vikas kumar" w:id="11" w:date="2021-11-25T16:16:13Z">
                            <w:r w:rsidDel="00000000" w:rsidR="00000000" w:rsidRPr="00000000">
                              <w:rPr>
                                <w:rtl w:val="0"/>
                              </w:rPr>
                            </w:r>
                          </w:del>
                        </w:ins>
                      </w:sdtContent>
                    </w:sdt>
                    <w:ins w:author="Sourav Saini" w:id="14" w:date="2022-01-30T21:02:52Z">
                      <w:del w:author="vikas kumar" w:id="11" w:date="2021-11-25T16:16:13Z"/>
                    </w:ins>
                  </w:sdtContent>
                </w:sdt>
              </w:p>
            </w:sdtContent>
          </w:sdt>
          <w:sdt>
            <w:sdtPr>
              <w:tag w:val="goog_rdk_165"/>
            </w:sdtPr>
            <w:sdtContent>
              <w:p w:rsidR="00000000" w:rsidDel="00000000" w:rsidP="00000000" w:rsidRDefault="00000000" w:rsidRPr="00000000" w14:paraId="0000002B">
                <w:pPr>
                  <w:spacing w:before="0" w:line="240" w:lineRule="auto"/>
                  <w:ind w:right="0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Sourav Saini" w:id="0" w:date="2022-01-30T21:02:52Z">
                    <w:pPr/>
                  </w:pPrChange>
                </w:pPr>
                <w:sdt>
                  <w:sdtPr>
                    <w:tag w:val="goog_rdk_163"/>
                  </w:sdtPr>
                  <w:sdtContent>
                    <w:del w:author="vikas kumar" w:id="11" w:date="2021-11-25T16:16:13Z"/>
                    <w:sdt>
                      <w:sdtPr>
                        <w:tag w:val="goog_rdk_164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168"/>
            </w:sdtPr>
            <w:sdtContent>
              <w:p w:rsidR="00000000" w:rsidDel="00000000" w:rsidP="00000000" w:rsidRDefault="00000000" w:rsidRPr="00000000" w14:paraId="0000002C">
                <w:pPr>
                  <w:spacing w:before="0" w:line="240" w:lineRule="auto"/>
                  <w:ind w:right="0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Sourav Saini" w:id="0" w:date="2022-01-30T21:02:52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166"/>
                  </w:sdtPr>
                  <w:sdtContent>
                    <w:del w:author="vikas kumar" w:id="11" w:date="2021-11-25T16:16:13Z"/>
                    <w:sdt>
                      <w:sdtPr>
                        <w:tag w:val="goog_rdk_167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tbl>
            <w:tblPr>
              <w:tblStyle w:val="Table6"/>
              <w:tblW w:w="70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20"/>
              <w:tblGridChange w:id="0">
                <w:tblGrid>
                  <w:gridCol w:w="7020"/>
                </w:tblGrid>
              </w:tblGridChange>
            </w:tblGrid>
            <w:sdt>
              <w:sdtPr>
                <w:tag w:val="goog_rdk_169"/>
              </w:sdtPr>
              <w:sdtContent>
                <w:tr>
                  <w:trPr>
                    <w:cantSplit w:val="0"/>
                    <w:trHeight w:val="390" w:hRule="atLeast"/>
                    <w:tblHeader w:val="0"/>
                    <w:del w:author="vikas kumar" w:id="11" w:date="2021-11-25T16:16:13Z"/>
                  </w:trPr>
                  <w:tc>
                    <w:tcPr>
                      <w:tcBorders>
                        <w:top w:color="000000" w:space="0" w:sz="0" w:val="nil"/>
                        <w:left w:color="000000" w:space="0" w:sz="0" w:val="nil"/>
                        <w:bottom w:color="247f93" w:space="0" w:sz="8" w:val="single"/>
                        <w:right w:color="000000" w:space="0" w:sz="0" w:val="nil"/>
                      </w:tcBorders>
                      <w:tcMar>
                        <w:top w:w="0.0" w:type="dxa"/>
                        <w:left w:w="0.0" w:type="dxa"/>
                        <w:bottom w:w="0.0" w:type="dxa"/>
                        <w:right w:w="0.0" w:type="dxa"/>
                      </w:tcMar>
                    </w:tcPr>
                    <w:sdt>
                      <w:sdtPr>
                        <w:tag w:val="goog_rdk_173"/>
                      </w:sdtPr>
                      <w:sdtContent>
                        <w:p w:rsidR="00000000" w:rsidDel="00000000" w:rsidP="00000000" w:rsidRDefault="00000000" w:rsidRPr="00000000" w14:paraId="0000002D">
                          <w:pPr>
                            <w:pStyle w:val="Heading1"/>
                            <w:spacing w:line="276" w:lineRule="auto"/>
                            <w:jc w:val="both"/>
                            <w:rPr>
                              <w:del w:author="vikas kumar" w:id="11" w:date="2021-11-25T16:16:13Z"/>
                              <w:rFonts w:ascii="Roboto Mono" w:cs="Roboto Mono" w:eastAsia="Roboto Mono" w:hAnsi="Roboto Mono"/>
                              <w:color w:val="45818e"/>
                              <w:sz w:val="28"/>
                              <w:szCs w:val="28"/>
                              <w:u w:val="single"/>
                              <w:rPrChange w:author="Sunil Mali" w:id="3" w:date="2021-12-30T13:16:41Z">
                                <w:rPr>
                                  <w:rFonts w:ascii="Roboto Mono" w:cs="Roboto Mono" w:eastAsia="Roboto Mono" w:hAnsi="Roboto Mono"/>
                                  <w:color w:val="45818e"/>
                                  <w:sz w:val="28"/>
                                  <w:szCs w:val="28"/>
                                </w:rPr>
                              </w:rPrChange>
                            </w:rPr>
                            <w:pPrChange w:author="Lynanne Ozen" w:id="0" w:date="2021-12-02T17:18:03Z">
                              <w:pPr>
                                <w:pStyle w:val="Heading1"/>
                                <w:spacing w:line="276" w:lineRule="auto"/>
                              </w:pPr>
                            </w:pPrChange>
                          </w:pPr>
                          <w:sdt>
                            <w:sdtPr>
                              <w:tag w:val="goog_rdk_170"/>
                            </w:sdtPr>
                            <w:sdtContent>
                              <w:del w:author="vikas kumar" w:id="11" w:date="2021-11-25T16:16:13Z"/>
                              <w:sdt>
                                <w:sdtPr>
                                  <w:tag w:val="goog_rdk_171"/>
                                </w:sdtPr>
                                <w:sdtContent>
                                  <w:del w:author="vikas kumar" w:id="11" w:date="2021-11-25T16:16:13Z">
                                    <w:r w:rsidDel="00000000" w:rsidR="00000000" w:rsidRPr="00000000">
                                      <w:rPr>
                                        <w:rFonts w:ascii="Roboto Mono" w:cs="Roboto Mono" w:eastAsia="Roboto Mono" w:hAnsi="Roboto Mono"/>
                                        <w:color w:val="247f93"/>
                                        <w:sz w:val="20"/>
                                        <w:szCs w:val="20"/>
                                        <w:u w:val="single"/>
                                        <w:rtl w:val="0"/>
                                        <w:rPrChange w:author="Sunil Mali" w:id="3" w:date="2021-12-30T13:16:41Z">
                                          <w:rPr>
                                            <w:rFonts w:ascii="Roboto Mono" w:cs="Roboto Mono" w:eastAsia="Roboto Mono" w:hAnsi="Roboto Mono"/>
                                            <w:color w:val="247f93"/>
                                            <w:sz w:val="20"/>
                                            <w:szCs w:val="20"/>
                                          </w:rPr>
                                        </w:rPrChange>
                                      </w:rPr>
                                      <w:delText xml:space="preserve">WORK EXPERIENCE</w:delText>
                                    </w:r>
                                  </w:del>
                                </w:sdtContent>
                              </w:sdt>
                              <w:del w:author="vikas kumar" w:id="11" w:date="2021-11-25T16:16:13Z">
                                <w:bookmarkStart w:colFirst="0" w:colLast="0" w:name="_heading=h.3dy6vkm" w:id="6"/>
                                <w:bookmarkEnd w:id="6"/>
                                <w:sdt>
                                  <w:sdtPr>
                                    <w:tag w:val="goog_rdk_172"/>
                                  </w:sdtPr>
                                  <w:sdtContent>
                                    <w:r w:rsidDel="00000000" w:rsidR="00000000" w:rsidRPr="00000000">
                                      <w:rPr>
                                        <w:rtl w:val="0"/>
                                      </w:rPr>
                                    </w:r>
                                  </w:sdtContent>
                                </w:sdt>
                              </w:del>
                            </w:sdtContent>
                          </w:sdt>
                        </w:p>
                      </w:sdtContent>
                    </w:sdt>
                  </w:tc>
                </w:tr>
              </w:sdtContent>
            </w:sdt>
          </w:tbl>
          <w:sdt>
            <w:sdtPr>
              <w:tag w:val="goog_rdk_176"/>
            </w:sdtPr>
            <w:sdtContent>
              <w:p w:rsidR="00000000" w:rsidDel="00000000" w:rsidP="00000000" w:rsidRDefault="00000000" w:rsidRPr="00000000" w14:paraId="0000002E">
                <w:pPr>
                  <w:pStyle w:val="Heading2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b w:val="1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b w:val="1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pStyle w:val="Heading2"/>
                    </w:pPr>
                  </w:pPrChange>
                </w:pPr>
                <w:sdt>
                  <w:sdtPr>
                    <w:tag w:val="goog_rdk_174"/>
                  </w:sdtPr>
                  <w:sdtContent>
                    <w:del w:author="vikas kumar" w:id="11" w:date="2021-11-25T16:16:13Z"/>
                    <w:sdt>
                      <w:sdtPr>
                        <w:tag w:val="goog_rdk_175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b w:val="1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WRITE YOUR JOB TITLE HERE</w:delText>
                          </w:r>
                        </w:del>
                      </w:sdtContent>
                    </w:sdt>
                    <w:del w:author="vikas kumar" w:id="11" w:date="2021-11-25T16:16:13Z">
                      <w:bookmarkStart w:colFirst="0" w:colLast="0" w:name="_heading=h.1t3h5sf" w:id="7"/>
                      <w:bookmarkEnd w:id="7"/>
                    </w:del>
                  </w:sdtContent>
                </w:sdt>
              </w:p>
            </w:sdtContent>
          </w:sdt>
          <w:sdt>
            <w:sdtPr>
              <w:tag w:val="goog_rdk_179"/>
            </w:sdtPr>
            <w:sdtContent>
              <w:p w:rsidR="00000000" w:rsidDel="00000000" w:rsidP="00000000" w:rsidRDefault="00000000" w:rsidRPr="00000000" w14:paraId="0000002F">
                <w:pPr>
                  <w:pStyle w:val="Heading3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i w:val="1"/>
                    <w:color w:val="434343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i w:val="1"/>
                        <w:color w:val="434343"/>
                      </w:rPr>
                    </w:rPrChange>
                  </w:rPr>
                  <w:pPrChange w:author="Lynanne Ozen" w:id="0" w:date="2021-12-02T17:18:03Z">
                    <w:pPr>
                      <w:pStyle w:val="Heading3"/>
                    </w:pPr>
                  </w:pPrChange>
                </w:pPr>
                <w:sdt>
                  <w:sdtPr>
                    <w:tag w:val="goog_rdk_177"/>
                  </w:sdtPr>
                  <w:sdtContent>
                    <w:del w:author="vikas kumar" w:id="11" w:date="2021-11-25T16:16:13Z"/>
                    <w:sdt>
                      <w:sdtPr>
                        <w:tag w:val="goog_rdk_178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i w:val="1"/>
                              <w:color w:val="434343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i w:val="1"/>
                                  <w:color w:val="434343"/>
                                </w:rPr>
                              </w:rPrChange>
                            </w:rPr>
                            <w:delText xml:space="preserve">Company Name •  Location •  2018 - Present</w:delText>
                          </w:r>
                        </w:del>
                      </w:sdtContent>
                    </w:sdt>
                    <w:del w:author="vikas kumar" w:id="11" w:date="2021-11-25T16:16:13Z">
                      <w:bookmarkStart w:colFirst="0" w:colLast="0" w:name="_heading=h.4d34og8" w:id="8"/>
                      <w:bookmarkEnd w:id="8"/>
                    </w:del>
                  </w:sdtContent>
                </w:sdt>
              </w:p>
            </w:sdtContent>
          </w:sdt>
          <w:sdt>
            <w:sdtPr>
              <w:tag w:val="goog_rdk_182"/>
            </w:sdtPr>
            <w:sdtContent>
              <w:p w:rsidR="00000000" w:rsidDel="00000000" w:rsidP="00000000" w:rsidRDefault="00000000" w:rsidRPr="00000000" w14:paraId="00000030">
                <w:pPr>
                  <w:spacing w:before="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180"/>
                  </w:sdtPr>
                  <w:sdtContent>
                    <w:del w:author="vikas kumar" w:id="11" w:date="2021-11-25T16:16:13Z"/>
                    <w:sdt>
                      <w:sdtPr>
                        <w:tag w:val="goog_rdk_181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In two or three sentences, provide an overview of your responsibilities in this position. What did you accomplish daily that led to proven overall success for the company as a whole?</w:delText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185"/>
            </w:sdtPr>
            <w:sdtContent>
              <w:p w:rsidR="00000000" w:rsidDel="00000000" w:rsidP="00000000" w:rsidRDefault="00000000" w:rsidRPr="00000000" w14:paraId="00000031">
                <w:pPr>
                  <w:numPr>
                    <w:ilvl w:val="0"/>
                    <w:numId w:val="1"/>
                  </w:numPr>
                  <w:spacing w:before="0" w:lineRule="auto"/>
                  <w:ind w:left="180" w:hanging="360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</w:rPr>
                  <w:pPrChange w:author="Lynanne Ozen" w:id="0" w:date="2021-12-02T17:18:03Z">
                    <w:pPr>
                      <w:numPr>
                        <w:ilvl w:val="0"/>
                        <w:numId w:val="1"/>
                      </w:numPr>
                      <w:spacing w:before="0" w:lineRule="auto"/>
                      <w:ind w:left="180" w:hanging="360"/>
                    </w:pPr>
                  </w:pPrChange>
                </w:pPr>
                <w:sdt>
                  <w:sdtPr>
                    <w:tag w:val="goog_rdk_183"/>
                  </w:sdtPr>
                  <w:sdtContent>
                    <w:del w:author="vikas kumar" w:id="11" w:date="2021-11-25T16:16:13Z"/>
                    <w:sdt>
                      <w:sdtPr>
                        <w:tag w:val="goog_rdk_184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Here, write a one to two sentence synopsis of how you achieved success in your current position with a specific project you led or owned.</w:delText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190"/>
            </w:sdtPr>
            <w:sdtContent>
              <w:p w:rsidR="00000000" w:rsidDel="00000000" w:rsidP="00000000" w:rsidRDefault="00000000" w:rsidRPr="00000000" w14:paraId="00000032">
                <w:pPr>
                  <w:numPr>
                    <w:ilvl w:val="0"/>
                    <w:numId w:val="1"/>
                  </w:numPr>
                  <w:spacing w:before="0" w:lineRule="auto"/>
                  <w:ind w:left="180" w:hanging="360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</w:rPr>
                  <w:pPrChange w:author="Lynanne Ozen" w:id="0" w:date="2021-12-02T17:18:03Z">
                    <w:pPr>
                      <w:numPr>
                        <w:ilvl w:val="0"/>
                        <w:numId w:val="1"/>
                      </w:numPr>
                      <w:spacing w:before="0" w:lineRule="auto"/>
                      <w:ind w:left="180" w:hanging="360"/>
                    </w:pPr>
                  </w:pPrChange>
                </w:pPr>
                <w:sdt>
                  <w:sdtPr>
                    <w:tag w:val="goog_rdk_186"/>
                  </w:sdtPr>
                  <w:sdtContent>
                    <w:del w:author="vikas kumar" w:id="11" w:date="2021-11-25T16:16:13Z"/>
                    <w:sdt>
                      <w:sdtPr>
                        <w:tag w:val="goog_rdk_187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One to two sentence synopsis of how you achieved success in your current position with a specific project you</w:delText>
                          </w:r>
                        </w:del>
                      </w:sdtContent>
                    </w:sdt>
                    <w:del w:author="vikas kumar" w:id="11" w:date="2021-11-25T16:16:13Z">
                      <w:sdt>
                        <w:sdtPr>
                          <w:tag w:val="goog_rdk_188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 led or owned.</w:delText>
                          </w:r>
                        </w:sdtContent>
                      </w:sdt>
                      <w:sdt>
                        <w:sdtPr>
                          <w:tag w:val="goog_rdk_189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del>
                  </w:sdtContent>
                </w:sdt>
              </w:p>
            </w:sdtContent>
          </w:sdt>
          <w:sdt>
            <w:sdtPr>
              <w:tag w:val="goog_rdk_193"/>
            </w:sdtPr>
            <w:sdtContent>
              <w:p w:rsidR="00000000" w:rsidDel="00000000" w:rsidP="00000000" w:rsidRDefault="00000000" w:rsidRPr="00000000" w14:paraId="00000033">
                <w:pPr>
                  <w:pStyle w:val="Heading2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b w:val="1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b w:val="1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pStyle w:val="Heading2"/>
                    </w:pPr>
                  </w:pPrChange>
                </w:pPr>
                <w:sdt>
                  <w:sdtPr>
                    <w:tag w:val="goog_rdk_191"/>
                  </w:sdtPr>
                  <w:sdtContent>
                    <w:del w:author="vikas kumar" w:id="11" w:date="2021-11-25T16:16:13Z"/>
                    <w:sdt>
                      <w:sdtPr>
                        <w:tag w:val="goog_rdk_192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b w:val="1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WRITE YOUR JOB TITLE HERE</w:delText>
                          </w:r>
                        </w:del>
                      </w:sdtContent>
                    </w:sdt>
                    <w:del w:author="vikas kumar" w:id="11" w:date="2021-11-25T16:16:13Z">
                      <w:bookmarkStart w:colFirst="0" w:colLast="0" w:name="_heading=h.2s8eyo1" w:id="9"/>
                      <w:bookmarkEnd w:id="9"/>
                    </w:del>
                  </w:sdtContent>
                </w:sdt>
              </w:p>
            </w:sdtContent>
          </w:sdt>
          <w:sdt>
            <w:sdtPr>
              <w:tag w:val="goog_rdk_196"/>
            </w:sdtPr>
            <w:sdtContent>
              <w:p w:rsidR="00000000" w:rsidDel="00000000" w:rsidP="00000000" w:rsidRDefault="00000000" w:rsidRPr="00000000" w14:paraId="00000034">
                <w:pPr>
                  <w:pStyle w:val="Heading3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i w:val="1"/>
                    <w:color w:val="434343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i w:val="1"/>
                        <w:color w:val="434343"/>
                      </w:rPr>
                    </w:rPrChange>
                  </w:rPr>
                  <w:pPrChange w:author="Lynanne Ozen" w:id="0" w:date="2021-12-02T17:18:03Z">
                    <w:pPr>
                      <w:pStyle w:val="Heading3"/>
                    </w:pPr>
                  </w:pPrChange>
                </w:pPr>
                <w:sdt>
                  <w:sdtPr>
                    <w:tag w:val="goog_rdk_194"/>
                  </w:sdtPr>
                  <w:sdtContent>
                    <w:del w:author="vikas kumar" w:id="11" w:date="2021-11-25T16:16:13Z"/>
                    <w:sdt>
                      <w:sdtPr>
                        <w:tag w:val="goog_rdk_195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i w:val="1"/>
                              <w:color w:val="434343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i w:val="1"/>
                                  <w:color w:val="434343"/>
                                </w:rPr>
                              </w:rPrChange>
                            </w:rPr>
                            <w:delText xml:space="preserve">Company Name •  Location •  2016 - 2018</w:delText>
                          </w:r>
                        </w:del>
                      </w:sdtContent>
                    </w:sdt>
                    <w:del w:author="vikas kumar" w:id="11" w:date="2021-11-25T16:16:13Z">
                      <w:bookmarkStart w:colFirst="0" w:colLast="0" w:name="_heading=h.17dp8vu" w:id="10"/>
                      <w:bookmarkEnd w:id="10"/>
                    </w:del>
                  </w:sdtContent>
                </w:sdt>
              </w:p>
            </w:sdtContent>
          </w:sdt>
          <w:sdt>
            <w:sdtPr>
              <w:tag w:val="goog_rdk_199"/>
            </w:sdtPr>
            <w:sdtContent>
              <w:p w:rsidR="00000000" w:rsidDel="00000000" w:rsidP="00000000" w:rsidRDefault="00000000" w:rsidRPr="00000000" w14:paraId="00000035">
                <w:pPr>
                  <w:spacing w:before="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197"/>
                  </w:sdtPr>
                  <w:sdtContent>
                    <w:del w:author="vikas kumar" w:id="11" w:date="2021-11-25T16:16:13Z"/>
                    <w:sdt>
                      <w:sdtPr>
                        <w:tag w:val="goog_rdk_198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In two or three sentences, provide an overview of your responsibilities in this position. What did you accomplish daily that led to proven overall success for the company as a whole?</w:delText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204"/>
            </w:sdtPr>
            <w:sdtContent>
              <w:p w:rsidR="00000000" w:rsidDel="00000000" w:rsidP="00000000" w:rsidRDefault="00000000" w:rsidRPr="00000000" w14:paraId="00000036">
                <w:pPr>
                  <w:numPr>
                    <w:ilvl w:val="0"/>
                    <w:numId w:val="1"/>
                  </w:numPr>
                  <w:spacing w:before="0" w:lineRule="auto"/>
                  <w:ind w:left="180" w:hanging="360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rPrChange w:author="Shiva Regalla" w:id="16" w:date="2021-12-01T11:53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Shiva Regalla" w:id="0" w:date="2021-12-01T11:53:41Z">
                    <w:pPr>
                      <w:numPr>
                        <w:ilvl w:val="0"/>
                        <w:numId w:val="1"/>
                      </w:numPr>
                      <w:spacing w:before="0" w:lineRule="auto"/>
                      <w:ind w:left="180" w:hanging="360"/>
                    </w:pPr>
                  </w:pPrChange>
                </w:pPr>
                <w:sdt>
                  <w:sdtPr>
                    <w:tag w:val="goog_rdk_200"/>
                  </w:sdtPr>
                  <w:sdtContent>
                    <w:del w:author="vikas kumar" w:id="11" w:date="2021-11-25T16:16:13Z"/>
                    <w:sdt>
                      <w:sdtPr>
                        <w:tag w:val="goog_rdk_201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Here, write a one to two sentence synopsis of how you achieved success in your current position with a specific project you led</w:delText>
                          </w:r>
                        </w:del>
                      </w:sdtContent>
                    </w:sdt>
                    <w:del w:author="vikas kumar" w:id="11" w:date="2021-11-25T16:16:13Z">
                      <w:sdt>
                        <w:sdtPr>
                          <w:tag w:val="goog_rdk_202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 or owned.</w:delText>
                          </w:r>
                        </w:sdtContent>
                      </w:sdt>
                      <w:sdt>
                        <w:sdtPr>
                          <w:tag w:val="goog_rdk_203"/>
                        </w:sdtPr>
                        <w:sdtContent>
                          <w:r w:rsidDel="00000000" w:rsidR="00000000" w:rsidRPr="00000000">
                            <w:rPr>
                              <w:rtl w:val="0"/>
                            </w:rPr>
                          </w:r>
                        </w:sdtContent>
                      </w:sdt>
                    </w:del>
                  </w:sdtContent>
                </w:sdt>
              </w:p>
            </w:sdtContent>
          </w:sdt>
          <w:sdt>
            <w:sdtPr>
              <w:tag w:val="goog_rdk_207"/>
            </w:sdtPr>
            <w:sdtContent>
              <w:p w:rsidR="00000000" w:rsidDel="00000000" w:rsidP="00000000" w:rsidRDefault="00000000" w:rsidRPr="00000000" w14:paraId="00000037">
                <w:pPr>
                  <w:pStyle w:val="Heading2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b w:val="1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b w:val="1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pStyle w:val="Heading2"/>
                    </w:pPr>
                  </w:pPrChange>
                </w:pPr>
                <w:sdt>
                  <w:sdtPr>
                    <w:tag w:val="goog_rdk_205"/>
                  </w:sdtPr>
                  <w:sdtContent>
                    <w:del w:author="vikas kumar" w:id="11" w:date="2021-11-25T16:16:13Z"/>
                    <w:sdt>
                      <w:sdtPr>
                        <w:tag w:val="goog_rdk_206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b w:val="1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WRITE YOUR JOB TITLE HERE</w:delText>
                          </w:r>
                        </w:del>
                      </w:sdtContent>
                    </w:sdt>
                    <w:del w:author="vikas kumar" w:id="11" w:date="2021-11-25T16:16:13Z">
                      <w:bookmarkStart w:colFirst="0" w:colLast="0" w:name="_heading=h.3rdcrjn" w:id="11"/>
                      <w:bookmarkEnd w:id="11"/>
                    </w:del>
                  </w:sdtContent>
                </w:sdt>
              </w:p>
            </w:sdtContent>
          </w:sdt>
          <w:sdt>
            <w:sdtPr>
              <w:tag w:val="goog_rdk_210"/>
            </w:sdtPr>
            <w:sdtContent>
              <w:p w:rsidR="00000000" w:rsidDel="00000000" w:rsidP="00000000" w:rsidRDefault="00000000" w:rsidRPr="00000000" w14:paraId="00000038">
                <w:pPr>
                  <w:pStyle w:val="Heading3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i w:val="1"/>
                    <w:color w:val="434343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i w:val="1"/>
                        <w:color w:val="434343"/>
                      </w:rPr>
                    </w:rPrChange>
                  </w:rPr>
                  <w:pPrChange w:author="Lynanne Ozen" w:id="0" w:date="2021-12-02T17:18:03Z">
                    <w:pPr>
                      <w:pStyle w:val="Heading3"/>
                    </w:pPr>
                  </w:pPrChange>
                </w:pPr>
                <w:sdt>
                  <w:sdtPr>
                    <w:tag w:val="goog_rdk_208"/>
                  </w:sdtPr>
                  <w:sdtContent>
                    <w:del w:author="vikas kumar" w:id="11" w:date="2021-11-25T16:16:13Z"/>
                    <w:sdt>
                      <w:sdtPr>
                        <w:tag w:val="goog_rdk_209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i w:val="1"/>
                              <w:color w:val="434343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i w:val="1"/>
                                  <w:color w:val="434343"/>
                                </w:rPr>
                              </w:rPrChange>
                            </w:rPr>
                            <w:delText xml:space="preserve">Company Name •  Location •  2014 - 2016</w:delText>
                          </w:r>
                        </w:del>
                      </w:sdtContent>
                    </w:sdt>
                    <w:del w:author="vikas kumar" w:id="11" w:date="2021-11-25T16:16:13Z">
                      <w:bookmarkStart w:colFirst="0" w:colLast="0" w:name="_heading=h.26in1rg" w:id="12"/>
                      <w:bookmarkEnd w:id="12"/>
                    </w:del>
                  </w:sdtContent>
                </w:sdt>
              </w:p>
            </w:sdtContent>
          </w:sdt>
          <w:sdt>
            <w:sdtPr>
              <w:tag w:val="goog_rdk_213"/>
            </w:sdtPr>
            <w:sdtContent>
              <w:p w:rsidR="00000000" w:rsidDel="00000000" w:rsidP="00000000" w:rsidRDefault="00000000" w:rsidRPr="00000000" w14:paraId="00000039">
                <w:pPr>
                  <w:spacing w:before="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211"/>
                  </w:sdtPr>
                  <w:sdtContent>
                    <w:del w:author="vikas kumar" w:id="11" w:date="2021-11-25T16:16:13Z"/>
                    <w:sdt>
                      <w:sdtPr>
                        <w:tag w:val="goog_rdk_212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In two or three sentences, provide an overview of your responsibilities in this position. What did you accomplish daily that led to proven overall success for the company as a whole?</w:delText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216"/>
            </w:sdtPr>
            <w:sdtContent>
              <w:p w:rsidR="00000000" w:rsidDel="00000000" w:rsidP="00000000" w:rsidRDefault="00000000" w:rsidRPr="00000000" w14:paraId="0000003A">
                <w:pPr>
                  <w:numPr>
                    <w:ilvl w:val="0"/>
                    <w:numId w:val="1"/>
                  </w:numPr>
                  <w:spacing w:before="0" w:lineRule="auto"/>
                  <w:ind w:left="180" w:hanging="360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</w:rPr>
                  <w:pPrChange w:author="Lynanne Ozen" w:id="0" w:date="2021-12-02T17:18:03Z">
                    <w:pPr>
                      <w:numPr>
                        <w:ilvl w:val="0"/>
                        <w:numId w:val="1"/>
                      </w:numPr>
                      <w:spacing w:before="0" w:lineRule="auto"/>
                      <w:ind w:left="180" w:hanging="360"/>
                    </w:pPr>
                  </w:pPrChange>
                </w:pPr>
                <w:sdt>
                  <w:sdtPr>
                    <w:tag w:val="goog_rdk_214"/>
                  </w:sdtPr>
                  <w:sdtContent>
                    <w:del w:author="vikas kumar" w:id="11" w:date="2021-11-25T16:16:13Z"/>
                    <w:sdt>
                      <w:sdtPr>
                        <w:tag w:val="goog_rdk_215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Here, write a one to two sentence synopsis of how you achieved success in your current position with a specific project you led or owned.</w:delText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219"/>
            </w:sdtPr>
            <w:sdtContent>
              <w:p w:rsidR="00000000" w:rsidDel="00000000" w:rsidP="00000000" w:rsidRDefault="00000000" w:rsidRPr="00000000" w14:paraId="0000003B">
                <w:pPr>
                  <w:spacing w:before="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217"/>
                  </w:sdtPr>
                  <w:sdtContent>
                    <w:del w:author="vikas kumar" w:id="11" w:date="2021-11-25T16:16:13Z"/>
                    <w:sdt>
                      <w:sdtPr>
                        <w:tag w:val="goog_rdk_218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222"/>
            </w:sdtPr>
            <w:sdtContent>
              <w:p w:rsidR="00000000" w:rsidDel="00000000" w:rsidP="00000000" w:rsidRDefault="00000000" w:rsidRPr="00000000" w14:paraId="0000003C">
                <w:pPr>
                  <w:spacing w:before="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220"/>
                  </w:sdtPr>
                  <w:sdtContent>
                    <w:del w:author="vikas kumar" w:id="11" w:date="2021-11-25T16:16:13Z"/>
                    <w:sdt>
                      <w:sdtPr>
                        <w:tag w:val="goog_rdk_221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tbl>
            <w:tblPr>
              <w:tblStyle w:val="Table7"/>
              <w:tblW w:w="70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20"/>
              <w:tblGridChange w:id="0">
                <w:tblGrid>
                  <w:gridCol w:w="7020"/>
                </w:tblGrid>
              </w:tblGridChange>
            </w:tblGrid>
            <w:sdt>
              <w:sdtPr>
                <w:tag w:val="goog_rdk_223"/>
              </w:sdtPr>
              <w:sdtContent>
                <w:tr>
                  <w:trPr>
                    <w:cantSplit w:val="0"/>
                    <w:trHeight w:val="390" w:hRule="atLeast"/>
                    <w:tblHeader w:val="0"/>
                    <w:del w:author="vikas kumar" w:id="11" w:date="2021-11-25T16:16:13Z"/>
                  </w:trPr>
                  <w:tc>
                    <w:tcPr>
                      <w:tcBorders>
                        <w:top w:color="000000" w:space="0" w:sz="0" w:val="nil"/>
                        <w:left w:color="000000" w:space="0" w:sz="0" w:val="nil"/>
                        <w:bottom w:color="247f93" w:space="0" w:sz="8" w:val="single"/>
                        <w:right w:color="000000" w:space="0" w:sz="0" w:val="nil"/>
                      </w:tcBorders>
                      <w:tcMar>
                        <w:top w:w="0.0" w:type="dxa"/>
                        <w:left w:w="0.0" w:type="dxa"/>
                        <w:bottom w:w="0.0" w:type="dxa"/>
                        <w:right w:w="0.0" w:type="dxa"/>
                      </w:tcMar>
                    </w:tcPr>
                    <w:sdt>
                      <w:sdtPr>
                        <w:tag w:val="goog_rdk_232"/>
                      </w:sdtPr>
                      <w:sdtContent>
                        <w:p w:rsidR="00000000" w:rsidDel="00000000" w:rsidP="00000000" w:rsidRDefault="00000000" w:rsidRPr="00000000" w14:paraId="0000003D">
                          <w:pPr>
                            <w:pStyle w:val="Heading1"/>
                            <w:spacing w:line="276" w:lineRule="auto"/>
                            <w:jc w:val="both"/>
                            <w:rPr>
                              <w:del w:author="vikas kumar" w:id="11" w:date="2021-11-25T16:16:13Z"/>
                              <w:rFonts w:ascii="Roboto Mono" w:cs="Roboto Mono" w:eastAsia="Roboto Mono" w:hAnsi="Roboto Mono"/>
                              <w:color w:val="45818e"/>
                              <w:sz w:val="28"/>
                              <w:szCs w:val="28"/>
                              <w:u w:val="single"/>
                              <w:rPrChange w:author="Sunil Mali" w:id="3" w:date="2021-12-30T13:16:41Z">
                                <w:rPr>
                                  <w:rFonts w:ascii="Roboto Mono" w:cs="Roboto Mono" w:eastAsia="Roboto Mono" w:hAnsi="Roboto Mono"/>
                                  <w:color w:val="45818e"/>
                                  <w:sz w:val="28"/>
                                  <w:szCs w:val="28"/>
                                </w:rPr>
                              </w:rPrChange>
                            </w:rPr>
                            <w:pPrChange w:author="Lynanne Ozen" w:id="0" w:date="2021-12-02T17:18:03Z">
                              <w:pPr>
                                <w:pStyle w:val="Heading1"/>
                                <w:spacing w:line="276" w:lineRule="auto"/>
                              </w:pPr>
                            </w:pPrChange>
                          </w:pPr>
                          <w:sdt>
                            <w:sdtPr>
                              <w:tag w:val="goog_rdk_226"/>
                            </w:sdtPr>
                            <w:sdtContent>
                              <w:ins w:author="Shiva Regalla" w:id="17" w:date="2021-12-01T11:50:41Z">
                                <w:sdt>
                                  <w:sdtPr>
                                    <w:tag w:val="goog_rdk_227"/>
                                  </w:sdtPr>
                                  <w:sdtContent>
                                    <w:del w:author="vikas kumar" w:id="11" w:date="2021-11-25T16:16:13Z"/>
                                  </w:sdtContent>
                                </w:sdt>
                              </w:ins>
                              <w:sdt>
                                <w:sdtPr>
                                  <w:tag w:val="goog_rdk_228"/>
                                </w:sdtPr>
                                <w:sdtContent>
                                  <w:ins w:author="Shiva Regalla" w:id="17" w:date="2021-12-01T11:50:41Z">
                                    <w:del w:author="vikas kumar" w:id="11" w:date="2021-11-25T16:16:13Z"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sz w:val="18"/>
                                          <w:szCs w:val="18"/>
                                          <w:u w:val="single"/>
                                          <w:rtl w:val="0"/>
                                          <w:rPrChange w:author="Sunil Mali" w:id="3" w:date="2021-12-30T13:16:41Z">
                                            <w:rPr>
                                              <w:rFonts w:ascii="Arial" w:cs="Arial" w:eastAsia="Arial" w:hAnsi="Arial"/>
                                              <w:sz w:val="18"/>
                                              <w:szCs w:val="18"/>
                                            </w:rPr>
                                          </w:rPrChange>
                                        </w:rPr>
                                        <w:delText xml:space="preserve">-------------------------------------------------</w:delText>
                                      </w:r>
                                    </w:del>
                                  </w:ins>
                                </w:sdtContent>
                              </w:sdt>
                              <w:ins w:author="Shiva Regalla" w:id="17" w:date="2021-12-01T11:50:41Z">
                                <w:del w:author="vikas kumar" w:id="11" w:date="2021-11-25T16:16:13Z"/>
                              </w:ins>
                            </w:sdtContent>
                          </w:sdt>
                          <w:sdt>
                            <w:sdtPr>
                              <w:tag w:val="goog_rdk_229"/>
                            </w:sdtPr>
                            <w:sdtContent>
                              <w:del w:author="vikas kumar" w:id="11" w:date="2021-11-25T16:16:13Z"/>
                              <w:sdt>
                                <w:sdtPr>
                                  <w:tag w:val="goog_rdk_230"/>
                                </w:sdtPr>
                                <w:sdtContent>
                                  <w:del w:author="vikas kumar" w:id="11" w:date="2021-11-25T16:16:13Z">
                                    <w:r w:rsidDel="00000000" w:rsidR="00000000" w:rsidRPr="00000000">
                                      <w:rPr>
                                        <w:rFonts w:ascii="Roboto Mono" w:cs="Roboto Mono" w:eastAsia="Roboto Mono" w:hAnsi="Roboto Mono"/>
                                        <w:color w:val="247f93"/>
                                        <w:sz w:val="20"/>
                                        <w:szCs w:val="20"/>
                                        <w:u w:val="single"/>
                                        <w:rtl w:val="0"/>
                                        <w:rPrChange w:author="Sunil Mali" w:id="3" w:date="2021-12-30T13:16:41Z">
                                          <w:rPr>
                                            <w:rFonts w:ascii="Roboto Mono" w:cs="Roboto Mono" w:eastAsia="Roboto Mono" w:hAnsi="Roboto Mono"/>
                                            <w:color w:val="247f93"/>
                                            <w:sz w:val="20"/>
                                            <w:szCs w:val="20"/>
                                          </w:rPr>
                                        </w:rPrChange>
                                      </w:rPr>
                                      <w:delText xml:space="preserve">EDUCATION &amp; CREDENTIALS</w:delText>
                                    </w:r>
                                  </w:del>
                                </w:sdtContent>
                              </w:sdt>
                              <w:del w:author="vikas kumar" w:id="11" w:date="2021-11-25T16:16:13Z">
                                <w:bookmarkStart w:colFirst="0" w:colLast="0" w:name="_heading=h.lnxbz9" w:id="13"/>
                                <w:bookmarkEnd w:id="13"/>
                                <w:sdt>
                                  <w:sdtPr>
                                    <w:tag w:val="goog_rdk_231"/>
                                  </w:sdtPr>
                                  <w:sdtContent>
                                    <w:r w:rsidDel="00000000" w:rsidR="00000000" w:rsidRPr="00000000">
                                      <w:rPr>
                                        <w:rtl w:val="0"/>
                                      </w:rPr>
                                    </w:r>
                                  </w:sdtContent>
                                </w:sdt>
                              </w:del>
                            </w:sdtContent>
                          </w:sdt>
                        </w:p>
                      </w:sdtContent>
                    </w:sdt>
                  </w:tc>
                </w:tr>
              </w:sdtContent>
            </w:sdt>
          </w:tbl>
          <w:sdt>
            <w:sdtPr>
              <w:tag w:val="goog_rdk_236"/>
            </w:sdtPr>
            <w:sdtContent>
              <w:p w:rsidR="00000000" w:rsidDel="00000000" w:rsidP="00000000" w:rsidRDefault="00000000" w:rsidRPr="00000000" w14:paraId="0000003E">
                <w:pPr>
                  <w:pStyle w:val="Heading2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pStyle w:val="Heading2"/>
                    </w:pPr>
                  </w:pPrChange>
                </w:pPr>
                <w:sdt>
                  <w:sdtPr>
                    <w:tag w:val="goog_rdk_233"/>
                  </w:sdtPr>
                  <w:sdtContent>
                    <w:del w:author="vikas kumar" w:id="11" w:date="2021-11-25T16:16:13Z"/>
                    <w:sdt>
                      <w:sdtPr>
                        <w:tag w:val="goog_rdk_234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b w:val="1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Degree Name</w:delText>
                          </w:r>
                        </w:del>
                      </w:sdtContent>
                    </w:sdt>
                    <w:del w:author="vikas kumar" w:id="11" w:date="2021-11-25T16:16:13Z">
                      <w:bookmarkStart w:colFirst="0" w:colLast="0" w:name="_heading=h.35nkun2" w:id="14"/>
                      <w:bookmarkEnd w:id="14"/>
                      <w:sdt>
                        <w:sdtPr>
                          <w:tag w:val="goog_rdk_235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sz w:val="18"/>
                                  <w:szCs w:val="18"/>
                                </w:rPr>
                              </w:rPrChange>
                            </w:rPr>
                            <w:br w:type="textWrapping"/>
                            <w:delText xml:space="preserve">University Name, Location, </w:delText>
                            <w:br w:type="textWrapping"/>
                            <w:delText xml:space="preserve">Graduation Year </w:delText>
                          </w:r>
                        </w:sdtContent>
                      </w:sdt>
                    </w:del>
                  </w:sdtContent>
                </w:sdt>
              </w:p>
            </w:sdtContent>
          </w:sdt>
          <w:sdt>
            <w:sdtPr>
              <w:tag w:val="goog_rdk_239"/>
            </w:sdtPr>
            <w:sdtContent>
              <w:p w:rsidR="00000000" w:rsidDel="00000000" w:rsidP="00000000" w:rsidRDefault="00000000" w:rsidRPr="00000000" w14:paraId="0000003F">
                <w:pPr>
                  <w:spacing w:before="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237"/>
                  </w:sdtPr>
                  <w:sdtContent>
                    <w:del w:author="vikas kumar" w:id="11" w:date="2021-11-25T16:16:13Z"/>
                    <w:sdt>
                      <w:sdtPr>
                        <w:tag w:val="goog_rdk_238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del>
                      </w:sdtContent>
                    </w:sdt>
                    <w:del w:author="vikas kumar" w:id="11" w:date="2021-11-25T16:16:13Z"/>
                  </w:sdtContent>
                </w:sdt>
              </w:p>
            </w:sdtContent>
          </w:sdt>
          <w:sdt>
            <w:sdtPr>
              <w:tag w:val="goog_rdk_243"/>
            </w:sdtPr>
            <w:sdtContent>
              <w:p w:rsidR="00000000" w:rsidDel="00000000" w:rsidP="00000000" w:rsidRDefault="00000000" w:rsidRPr="00000000" w14:paraId="00000040">
                <w:pPr>
                  <w:spacing w:before="0" w:lineRule="auto"/>
                  <w:jc w:val="both"/>
                  <w:rPr>
                    <w:del w:author="vikas kumar" w:id="11" w:date="2021-11-25T16:16:13Z"/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Rule="auto"/>
                    </w:pPr>
                  </w:pPrChange>
                </w:pPr>
                <w:sdt>
                  <w:sdtPr>
                    <w:tag w:val="goog_rdk_240"/>
                  </w:sdtPr>
                  <w:sdtContent>
                    <w:del w:author="vikas kumar" w:id="11" w:date="2021-11-25T16:16:13Z"/>
                    <w:sdt>
                      <w:sdtPr>
                        <w:tag w:val="goog_rdk_241"/>
                      </w:sdtPr>
                      <w:sdtContent>
                        <w:del w:author="vikas kumar" w:id="11" w:date="2021-11-25T16:16:13Z"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b w:val="1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Certifications: </w:delText>
                          </w:r>
                        </w:del>
                      </w:sdtContent>
                    </w:sdt>
                    <w:del w:author="vikas kumar" w:id="11" w:date="2021-11-25T16:16:13Z">
                      <w:sdt>
                        <w:sdtPr>
                          <w:tag w:val="goog_rdk_242"/>
                        </w:sdtPr>
                        <w:sdtContent>
                          <w:r w:rsidDel="00000000" w:rsidR="00000000" w:rsidRPr="00000000">
                            <w:rPr>
                              <w:rFonts w:ascii="Arial" w:cs="Arial" w:eastAsia="Arial" w:hAnsi="Arial"/>
                              <w:color w:val="434343"/>
                              <w:sz w:val="18"/>
                              <w:szCs w:val="18"/>
                              <w:u w:val="single"/>
                              <w:rtl w:val="0"/>
                              <w:rPrChange w:author="Sunil Mali" w:id="3" w:date="2021-12-30T13:16:41Z">
                                <w:rPr>
                                  <w:rFonts w:ascii="Arial" w:cs="Arial" w:eastAsia="Arial" w:hAnsi="Arial"/>
                                  <w:color w:val="434343"/>
                                  <w:sz w:val="18"/>
                                  <w:szCs w:val="18"/>
                                </w:rPr>
                              </w:rPrChange>
                            </w:rPr>
                            <w:delText xml:space="preserve">Include any and all certifications you hold.</w:delText>
                          </w:r>
                        </w:sdtContent>
                      </w:sdt>
                    </w:del>
                  </w:sdtContent>
                </w:sdt>
              </w:p>
            </w:sdtContent>
          </w:sdt>
          <w:sdt>
            <w:sdtPr>
              <w:tag w:val="goog_rdk_245"/>
            </w:sdtPr>
            <w:sdtContent>
              <w:p w:rsidR="00000000" w:rsidDel="00000000" w:rsidP="00000000" w:rsidRDefault="00000000" w:rsidRPr="00000000" w14:paraId="00000041">
                <w:pPr>
                  <w:spacing w:before="0" w:line="276" w:lineRule="auto"/>
                  <w:ind w:right="0"/>
                  <w:jc w:val="both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  <w:pPrChange w:author="Lynanne Ozen" w:id="0" w:date="2021-12-02T17:18:03Z">
                    <w:pPr>
                      <w:spacing w:before="0" w:line="276" w:lineRule="auto"/>
                      <w:ind w:right="0"/>
                    </w:pPr>
                  </w:pPrChange>
                </w:pPr>
                <w:sdt>
                  <w:sdtPr>
                    <w:tag w:val="goog_rdk_244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</w:tr>
      <w:tr>
        <w:trPr>
          <w:cantSplit w:val="0"/>
          <w:trHeight w:val="91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247"/>
            </w:sdtPr>
            <w:sdtContent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al" w:cs="Arial" w:eastAsia="Arial" w:hAnsi="Arial"/>
                    <w:color w:val="434343"/>
                    <w:sz w:val="18"/>
                    <w:szCs w:val="18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  <w:color w:val="434343"/>
                        <w:sz w:val="18"/>
                        <w:szCs w:val="18"/>
                      </w:rPr>
                    </w:rPrChange>
                  </w:rPr>
                </w:pPr>
                <w:sdt>
                  <w:sdtPr>
                    <w:tag w:val="goog_rdk_246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249"/>
            </w:sdtPr>
            <w:sdtContent>
              <w:p w:rsidR="00000000" w:rsidDel="00000000" w:rsidP="00000000" w:rsidRDefault="00000000" w:rsidRPr="00000000" w14:paraId="00000043">
                <w:pPr>
                  <w:pStyle w:val="Heading1"/>
                  <w:ind w:right="285"/>
                  <w:rPr>
                    <w:rFonts w:ascii="Arial" w:cs="Arial" w:eastAsia="Arial" w:hAnsi="Arial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</w:rPr>
                    </w:rPrChange>
                  </w:rPr>
                </w:pPr>
                <w:sdt>
                  <w:sdtPr>
                    <w:tag w:val="goog_rdk_248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251"/>
            </w:sdtPr>
            <w:sdtContent>
              <w:p w:rsidR="00000000" w:rsidDel="00000000" w:rsidP="00000000" w:rsidRDefault="00000000" w:rsidRPr="00000000" w14:paraId="00000044">
                <w:pPr>
                  <w:pStyle w:val="Heading1"/>
                  <w:ind w:right="285"/>
                  <w:rPr>
                    <w:rFonts w:ascii="Arial" w:cs="Arial" w:eastAsia="Arial" w:hAnsi="Arial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</w:rPr>
                    </w:rPrChange>
                  </w:rPr>
                </w:pPr>
                <w:bookmarkStart w:colFirst="0" w:colLast="0" w:name="_heading=h.1ksv4uv" w:id="15"/>
                <w:bookmarkEnd w:id="15"/>
                <w:sdt>
                  <w:sdtPr>
                    <w:tag w:val="goog_rdk_250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sdt>
            <w:sdtPr>
              <w:tag w:val="goog_rdk_253"/>
            </w:sdtPr>
            <w:sdtContent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al" w:cs="Arial" w:eastAsia="Arial" w:hAnsi="Arial"/>
                    <w:u w:val="single"/>
                    <w:rPrChange w:author="Sunil Mali" w:id="3" w:date="2021-12-30T13:16:41Z">
                      <w:rPr>
                        <w:rFonts w:ascii="Arial" w:cs="Arial" w:eastAsia="Arial" w:hAnsi="Arial"/>
                      </w:rPr>
                    </w:rPrChange>
                  </w:rPr>
                </w:pPr>
                <w:sdt>
                  <w:sdtPr>
                    <w:tag w:val="goog_rdk_252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p>
            </w:sdtContent>
          </w:sdt>
        </w:tc>
      </w:tr>
    </w:tbl>
    <w:sdt>
      <w:sdtPr>
        <w:tag w:val="goog_rdk_255"/>
      </w:sdtPr>
      <w:sdtContent>
        <w:p w:rsidR="00000000" w:rsidDel="00000000" w:rsidP="00000000" w:rsidRDefault="00000000" w:rsidRPr="00000000" w14:paraId="00000046">
          <w:pPr>
            <w:spacing w:before="0" w:line="240" w:lineRule="auto"/>
            <w:rPr>
              <w:rFonts w:ascii="Arial" w:cs="Arial" w:eastAsia="Arial" w:hAnsi="Arial"/>
              <w:sz w:val="12"/>
              <w:szCs w:val="12"/>
              <w:u w:val="single"/>
              <w:rPrChange w:author="Sunil Mali" w:id="3" w:date="2021-12-30T13:16:41Z">
                <w:rPr>
                  <w:rFonts w:ascii="Arial" w:cs="Arial" w:eastAsia="Arial" w:hAnsi="Arial"/>
                  <w:sz w:val="12"/>
                  <w:szCs w:val="12"/>
                </w:rPr>
              </w:rPrChange>
            </w:rPr>
          </w:pPr>
          <w:sdt>
            <w:sdtPr>
              <w:tag w:val="goog_rdk_254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257"/>
      </w:sdtPr>
      <w:sdtContent>
        <w:p w:rsidR="00000000" w:rsidDel="00000000" w:rsidP="00000000" w:rsidRDefault="00000000" w:rsidRPr="00000000" w14:paraId="00000047">
          <w:pPr>
            <w:rPr>
              <w:rFonts w:ascii="Arial" w:cs="Arial" w:eastAsia="Arial" w:hAnsi="Arial"/>
              <w:sz w:val="12"/>
              <w:szCs w:val="12"/>
              <w:u w:val="single"/>
              <w:rPrChange w:author="Sunil Mali" w:id="3" w:date="2021-12-30T13:16:41Z">
                <w:rPr>
                  <w:rFonts w:ascii="Arial" w:cs="Arial" w:eastAsia="Arial" w:hAnsi="Arial"/>
                  <w:sz w:val="12"/>
                  <w:szCs w:val="12"/>
                </w:rPr>
              </w:rPrChange>
            </w:rPr>
            <w:pPrChange w:author="Vihar Saladi" w:id="0" w:date="2022-01-03T12:38:22Z">
              <w:p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pacing w:before="0" w:line="240" w:lineRule="auto"/>
              </w:pPr>
            </w:pPrChange>
          </w:pPr>
          <w:sdt>
            <w:sdtPr>
              <w:tag w:val="goog_rdk_256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ectPr>
      <w:pgSz w:h="15840" w:w="12240" w:orient="portrait"/>
      <w:pgMar w:bottom="0" w:top="0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ssistant ExtraLight">
    <w:embedRegular w:fontKey="{00000000-0000-0000-0000-000000000000}" r:id="rId1" w:subsetted="0"/>
    <w:embedBold w:fontKey="{00000000-0000-0000-0000-000000000000}" r:id="rId2" w:subsetted="0"/>
  </w:font>
  <w:font w:name="Archivo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uli"/>
  <w:font w:name="Spectral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ssistant ExtraLight" w:cs="Assistant ExtraLight" w:eastAsia="Assistant ExtraLight" w:hAnsi="Assistant ExtraLight"/>
        <w:color w:val="666666"/>
        <w:lang w:val="en"/>
      </w:rPr>
    </w:rPrDefault>
    <w:pPrDefault>
      <w:pPr>
        <w:widowControl w:val="0"/>
        <w:spacing w:before="200" w:line="312" w:lineRule="auto"/>
        <w:ind w:righ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="240" w:lineRule="auto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="240" w:lineRule="auto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spacing w:before="0" w:line="240" w:lineRule="auto"/>
      <w:outlineLvl w:val="0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300" w:line="240" w:lineRule="auto"/>
      <w:outlineLvl w:val="1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100" w:before="100" w:line="240" w:lineRule="auto"/>
      <w:outlineLvl w:val="2"/>
    </w:pPr>
    <w:rPr>
      <w:sz w:val="18"/>
      <w:szCs w:val="1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outlineLvl w:val="3"/>
    </w:pPr>
    <w:rPr>
      <w:color w:val="434343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Subtitle">
    <w:name w:val="Subtitle"/>
    <w:basedOn w:val="Normal"/>
    <w:next w:val="Normal"/>
    <w:uiPriority w:val="11"/>
    <w:qFormat w:val="1"/>
    <w:pPr>
      <w:spacing w:before="0" w:line="276" w:lineRule="auto"/>
    </w:pPr>
    <w:rPr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spacing w:before="0" w:line="276" w:lineRule="auto"/>
    </w:pPr>
    <w:rPr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Spectral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AssistantExtraLight-regular.ttf"/><Relationship Id="rId2" Type="http://schemas.openxmlformats.org/officeDocument/2006/relationships/font" Target="fonts/AssistantExtraLight-bold.ttf"/><Relationship Id="rId3" Type="http://schemas.openxmlformats.org/officeDocument/2006/relationships/font" Target="fonts/ArchivoNarrow-regular.ttf"/><Relationship Id="rId4" Type="http://schemas.openxmlformats.org/officeDocument/2006/relationships/font" Target="fonts/ArchivoNarrow-bold.ttf"/><Relationship Id="rId9" Type="http://schemas.openxmlformats.org/officeDocument/2006/relationships/font" Target="fonts/Spectral-italic.ttf"/><Relationship Id="rId14" Type="http://schemas.openxmlformats.org/officeDocument/2006/relationships/font" Target="fonts/RobotoMono-boldItalic.ttf"/><Relationship Id="rId5" Type="http://schemas.openxmlformats.org/officeDocument/2006/relationships/font" Target="fonts/ArchivoNarrow-italic.ttf"/><Relationship Id="rId6" Type="http://schemas.openxmlformats.org/officeDocument/2006/relationships/font" Target="fonts/ArchivoNarrow-boldItalic.ttf"/><Relationship Id="rId7" Type="http://schemas.openxmlformats.org/officeDocument/2006/relationships/font" Target="fonts/Spectral-regular.ttf"/><Relationship Id="rId8" Type="http://schemas.openxmlformats.org/officeDocument/2006/relationships/font" Target="fonts/Spectral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tCazOavwo2J7u7bTE08gvUuIrQ==">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2021-02-28T05:13:00Z</dcterms:created>
</cp:coreProperties>
</file>