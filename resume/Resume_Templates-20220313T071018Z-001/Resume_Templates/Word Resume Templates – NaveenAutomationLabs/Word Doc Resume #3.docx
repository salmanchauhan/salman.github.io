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0" w:lineRule="auto"/>
        <w:rPr>
          <w:rFonts w:ascii="Arial" w:cs="Arial" w:eastAsia="Arial" w:hAnsi="Arial"/>
          <w:sz w:val="16"/>
          <w:szCs w:val="1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before="0" w:line="240" w:lineRule="auto"/>
            <w:ind w:right="0"/>
            <w:rPr>
              <w:del w:author="Aathi Pirakash P" w:id="0" w:date="2021-12-12T16:40:11Z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18"/>
              <w:szCs w:val="18"/>
              <w:rtl w:val="0"/>
            </w:rPr>
            <w:t xml:space="preserve">Specialist Resume </w:t>
          </w:r>
          <w:r w:rsidDel="00000000" w:rsidR="00000000" w:rsidRPr="00000000">
            <w:rPr>
              <w:rFonts w:ascii="Arial" w:cs="Arial" w:eastAsia="Arial" w:hAnsi="Arial"/>
              <w:color w:val="000000"/>
              <w:sz w:val="14"/>
              <w:szCs w:val="14"/>
              <w:rtl w:val="0"/>
            </w:rPr>
            <w:t xml:space="preserve">(Delete this tag)</w:t>
          </w:r>
          <w:sdt>
            <w:sdtPr>
              <w:tag w:val="goog_rdk_0"/>
            </w:sdtPr>
            <w:sdtContent>
              <w:del w:author="Aathi Pirakash P" w:id="0" w:date="2021-12-12T16:40:11Z">
                <w:r w:rsidDel="00000000" w:rsidR="00000000" w:rsidRPr="00000000">
                  <w:rPr>
                    <w:rFonts w:ascii="Spectral" w:cs="Spectral" w:eastAsia="Spectral" w:hAnsi="Spectral"/>
                    <w:b w:val="1"/>
                    <w:color w:val="247f93"/>
                    <w:sz w:val="18"/>
                    <w:szCs w:val="18"/>
                    <w:rtl w:val="0"/>
                  </w:rPr>
                  <w:br w:type="textWrapping"/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3">
          <w:pPr>
            <w:spacing w:before="0" w:line="240" w:lineRule="auto"/>
            <w:ind w:right="0"/>
            <w:rPr>
              <w:del w:author="Aathi Pirakash P" w:id="0" w:date="2021-12-12T16:40:11Z"/>
            </w:rPr>
            <w:pPrChange w:author="Aathi Pirakash P" w:id="0" w:date="2021-12-12T16:40:11Z">
              <w:pPr>
                <w:spacing w:before="0" w:line="240" w:lineRule="auto"/>
              </w:pPr>
            </w:pPrChange>
          </w:pPr>
          <w:sdt>
            <w:sdtPr>
              <w:tag w:val="goog_rdk_2"/>
            </w:sdtPr>
            <w:sdtContent>
              <w:del w:author="Aathi Pirakash P" w:id="0" w:date="2021-12-12T16:40:1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p w:rsidR="00000000" w:rsidDel="00000000" w:rsidP="00000000" w:rsidRDefault="00000000" w:rsidRPr="00000000" w14:paraId="00000004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90"/>
        <w:gridCol w:w="6480"/>
        <w:tblGridChange w:id="0">
          <w:tblGrid>
            <w:gridCol w:w="3990"/>
            <w:gridCol w:w="6480"/>
          </w:tblGrid>
        </w:tblGridChange>
      </w:tblGrid>
      <w:tr>
        <w:trPr>
          <w:cantSplit w:val="0"/>
          <w:trHeight w:val="1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134cc4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spacing w:before="0" w:line="240" w:lineRule="auto"/>
              <w:ind w:right="0"/>
              <w:rPr>
                <w:rFonts w:ascii="Source Sans Pro Light" w:cs="Source Sans Pro Light" w:eastAsia="Source Sans Pro Light" w:hAnsi="Source Sans Pro Light"/>
                <w:sz w:val="28"/>
                <w:szCs w:val="28"/>
              </w:rPr>
            </w:pPr>
            <w:sdt>
              <w:sdtPr>
                <w:tag w:val="goog_rdk_6"/>
              </w:sdtPr>
              <w:sdtContent>
                <w:ins w:author="Aasif Khan" w:id="2" w:date="2021-11-22T09:09:52Z">
                  <w:sdt>
                    <w:sdtPr>
                      <w:tag w:val="goog_rdk_7"/>
                    </w:sdtPr>
                    <w:sdtContent>
                      <w:del w:author="Akila P" w:id="3" w:date="2022-02-07T18:44:22Z">
                        <w:r w:rsidDel="00000000" w:rsidR="00000000" w:rsidRPr="00000000">
                          <w:rPr>
                            <w:rtl w:val="0"/>
                          </w:rPr>
                          <w:delText xml:space="preserve">A</w:delText>
                        </w:r>
                      </w:del>
                    </w:sdtContent>
                  </w:sdt>
                </w:ins>
              </w:sdtContent>
            </w:sdt>
            <w:sdt>
              <w:sdtPr>
                <w:tag w:val="goog_rdk_8"/>
              </w:sdtPr>
              <w:sdtContent>
                <w:del w:author="Akila P" w:id="3" w:date="2022-02-07T18:44:22Z"/>
              </w:sdtContent>
            </w:sdt>
            <w:sdt>
              <w:sdtPr>
                <w:tag w:val="goog_rdk_9"/>
              </w:sdtPr>
              <w:sdtContent>
                <w:ins w:author="Aasif Khan" w:id="4" w:date="2021-11-22T09:09:50Z">
                  <w:sdt>
                    <w:sdtPr>
                      <w:tag w:val="goog_rdk_10"/>
                    </w:sdtPr>
                    <w:sdtContent>
                      <w:del w:author="Akila P" w:id="3" w:date="2022-02-07T18:44:22Z"/>
                    </w:sdtContent>
                  </w:sdt>
                </w:ins>
                <w:sdt>
                  <w:sdtPr>
                    <w:tag w:val="goog_rdk_11"/>
                  </w:sdtPr>
                  <w:sdtContent>
                    <w:ins w:author="Aasif Khan" w:id="4" w:date="2021-11-22T09:09:50Z">
                      <w:del w:author="Akila P" w:id="3" w:date="2022-02-07T18:44:22Z">
                        <w:r w:rsidDel="00000000" w:rsidR="00000000" w:rsidRPr="00000000">
                          <w:rPr>
                            <w:rFonts w:ascii="Fira Sans" w:cs="Fira Sans" w:eastAsia="Fira Sans" w:hAnsi="Fira Sans"/>
                            <w:b w:val="1"/>
                            <w:color w:val="134cc4"/>
                            <w:sz w:val="64"/>
                            <w:szCs w:val="64"/>
                            <w:rtl w:val="0"/>
                            <w:rPrChange w:author="Aasif Khan" w:id="5" w:date="2021-11-22T09:09:52Z">
                              <w:rPr/>
                            </w:rPrChange>
                          </w:rPr>
                          <w:delText xml:space="preserve">Sig </w:delText>
                        </w:r>
                      </w:del>
                    </w:ins>
                  </w:sdtContent>
                </w:sdt>
                <w:ins w:author="Aasif Khan" w:id="4" w:date="2021-11-22T09:09:50Z">
                  <w:del w:author="Akila P" w:id="3" w:date="2022-02-07T18:44:22Z">
                    <w:r w:rsidDel="00000000" w:rsidR="00000000" w:rsidRPr="00000000">
                      <w:rPr>
                        <w:rtl w:val="0"/>
                      </w:rPr>
                      <w:delText xml:space="preserve">A</w:delText>
                    </w:r>
                  </w:del>
                </w:ins>
              </w:sdtContent>
            </w:sdt>
            <w:sdt>
              <w:sdtPr>
                <w:tag w:val="goog_rdk_12"/>
              </w:sdtPr>
              <w:sdtContent>
                <w:del w:author="Akila P" w:id="3" w:date="2022-02-07T18:44:22Z"/>
              </w:sdtContent>
            </w:sdt>
            <w:sdt>
              <w:sdtPr>
                <w:tag w:val="goog_rdk_13"/>
              </w:sdtPr>
              <w:sdtContent>
                <w:ins w:author="Abha Gudsoorkar" w:id="6" w:date="2021-11-18T02:07:37Z">
                  <w:sdt>
                    <w:sdtPr>
                      <w:tag w:val="goog_rdk_14"/>
                    </w:sdtPr>
                    <w:sdtContent>
                      <w:del w:author="Akila P" w:id="3" w:date="2022-02-07T18:44:22Z">
                        <w:r w:rsidDel="00000000" w:rsidR="00000000" w:rsidRPr="00000000">
                          <w:rPr>
                            <w:rtl w:val="0"/>
                          </w:rPr>
                          <w:delText xml:space="preserve">Abh</w:delText>
                        </w:r>
                        <w:r w:rsidDel="00000000" w:rsidR="00000000" w:rsidRPr="00000000">
                          <w:rPr>
                            <w:rtl w:val="0"/>
                          </w:rPr>
                          <w:delText xml:space="preserve">a</w:delText>
                        </w:r>
                        <w:r w:rsidDel="00000000" w:rsidR="00000000" w:rsidRPr="00000000">
                          <w:rPr>
                            <w:rtl w:val="0"/>
                          </w:rPr>
                          <w:delText xml:space="preserve"> </w:delText>
                        </w:r>
                        <w:r w:rsidDel="00000000" w:rsidR="00000000" w:rsidRPr="00000000">
                          <w:rPr>
                            <w:rtl w:val="0"/>
                          </w:rPr>
                          <w:delText xml:space="preserve">R </w:delText>
                        </w:r>
                        <w:r w:rsidDel="00000000" w:rsidR="00000000" w:rsidRPr="00000000">
                          <w:rPr>
                            <w:rtl w:val="0"/>
                          </w:rPr>
                          <w:delText xml:space="preserve">Gudsorkar</w:delText>
                        </w:r>
                      </w:del>
                    </w:sdtContent>
                  </w:sdt>
                </w:ins>
              </w:sdtContent>
            </w:sdt>
            <w:sdt>
              <w:sdtPr>
                <w:tag w:val="goog_rdk_15"/>
              </w:sdtPr>
              <w:sdtContent>
                <w:del w:author="Akila P" w:id="3" w:date="2022-02-07T18:44:22Z"/>
              </w:sdtContent>
            </w:sdt>
            <w:sdt>
              <w:sdtPr>
                <w:tag w:val="goog_rdk_16"/>
              </w:sdtPr>
              <w:sdtContent>
                <w:ins w:author="Mnatsakan Hakobyan" w:id="7" w:date="2022-02-03T11:42:46Z">
                  <w:sdt>
                    <w:sdtPr>
                      <w:tag w:val="goog_rdk_17"/>
                    </w:sdtPr>
                    <w:sdtContent>
                      <w:del w:author="Akila P" w:id="3" w:date="2022-02-07T18:44:22Z">
                        <w:r w:rsidDel="00000000" w:rsidR="00000000" w:rsidRPr="00000000">
                          <w:rPr>
                            <w:rtl w:val="0"/>
                          </w:rPr>
                          <w:delText xml:space="preserve">AAA</w:delText>
                        </w:r>
                      </w:del>
                    </w:sdtContent>
                  </w:sdt>
                </w:ins>
              </w:sdtContent>
            </w:sdt>
            <w:sdt>
              <w:sdtPr>
                <w:tag w:val="goog_rdk_18"/>
              </w:sdtPr>
              <w:sdtContent>
                <w:del w:author="Akila P" w:id="3" w:date="2022-02-07T18:44:22Z">
                  <w:r w:rsidDel="00000000" w:rsidR="00000000" w:rsidRPr="00000000">
                    <w:rPr>
                      <w:rFonts w:ascii="Fira Sans" w:cs="Fira Sans" w:eastAsia="Fira Sans" w:hAnsi="Fira Sans"/>
                      <w:b w:val="1"/>
                      <w:color w:val="134cc4"/>
                      <w:sz w:val="64"/>
                      <w:szCs w:val="64"/>
                      <w:rtl w:val="0"/>
                    </w:rPr>
                    <w:delText xml:space="preserve">C</w:delText>
                  </w:r>
                  <w:r w:rsidDel="00000000" w:rsidR="00000000" w:rsidRPr="00000000">
                    <w:rPr>
                      <w:rFonts w:ascii="Fira Sans" w:cs="Fira Sans" w:eastAsia="Fira Sans" w:hAnsi="Fira Sans"/>
                      <w:b w:val="1"/>
                      <w:color w:val="134cc4"/>
                      <w:sz w:val="64"/>
                      <w:szCs w:val="64"/>
                      <w:rtl w:val="0"/>
                    </w:rPr>
                    <w:delText xml:space="preserve">hris Walsh</w:delText>
                  </w:r>
                  <w:r w:rsidDel="00000000" w:rsidR="00000000" w:rsidRPr="00000000">
                    <w:rPr>
                      <w:rFonts w:ascii="Spectral" w:cs="Spectral" w:eastAsia="Spectral" w:hAnsi="Spectral"/>
                      <w:b w:val="1"/>
                      <w:color w:val="247f93"/>
                      <w:sz w:val="72"/>
                      <w:szCs w:val="72"/>
                      <w:rtl w:val="0"/>
                    </w:rPr>
                    <w:br w:type="textWrapping"/>
                  </w:r>
                  <w:r w:rsidDel="00000000" w:rsidR="00000000" w:rsidRPr="00000000">
                    <w:rPr>
                      <w:rFonts w:ascii="Source Sans Pro Light" w:cs="Source Sans Pro Light" w:eastAsia="Source Sans Pro Light" w:hAnsi="Source Sans Pro Light"/>
                      <w:sz w:val="28"/>
                      <w:szCs w:val="28"/>
                      <w:rtl w:val="0"/>
                    </w:rPr>
                    <w:delText xml:space="preserve">P</w:delText>
                  </w:r>
                  <w:r w:rsidDel="00000000" w:rsidR="00000000" w:rsidRPr="00000000">
                    <w:rPr>
                      <w:rFonts w:ascii="Source Sans Pro Light" w:cs="Source Sans Pro Light" w:eastAsia="Source Sans Pro Light" w:hAnsi="Source Sans Pro Light"/>
                      <w:sz w:val="28"/>
                      <w:szCs w:val="28"/>
                      <w:rtl w:val="0"/>
                    </w:rPr>
                    <w:delText xml:space="preserve">OSITION TITLE</w:delText>
                  </w:r>
                </w:del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34cc4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rPr>
                <w:rFonts w:ascii="Roboto" w:cs="Roboto" w:eastAsia="Roboto" w:hAnsi="Roboto"/>
                <w:sz w:val="28"/>
                <w:szCs w:val="28"/>
              </w:rPr>
            </w:pPr>
            <w:sdt>
              <w:sdtPr>
                <w:tag w:val="goog_rdk_20"/>
              </w:sdtPr>
              <w:sdtContent>
                <w:ins w:author="vikas kumar" w:id="8" w:date="2021-11-25T16:15:58Z">
                  <w:r w:rsidDel="00000000" w:rsidR="00000000" w:rsidRPr="00000000">
                    <w:rPr>
                      <w:rFonts w:ascii="Source Sans Pro Light" w:cs="Source Sans Pro Light" w:eastAsia="Source Sans Pro Light" w:hAnsi="Source Sans Pro Light"/>
                      <w:sz w:val="28"/>
                      <w:szCs w:val="28"/>
                      <w:rtl w:val="0"/>
                    </w:rPr>
                    <w:t xml:space="preserve">fhjhdshff</w:t>
                  </w:r>
                </w:ins>
              </w:sdtContent>
            </w:sdt>
            <w:sdt>
              <w:sdtPr>
                <w:tag w:val="goog_rdk_21"/>
              </w:sdtPr>
              <w:sdtContent>
                <w:del w:author="vikas kumar" w:id="8" w:date="2021-11-25T16:15:58Z"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delText xml:space="preserve">Write a concise, two sentence summary of your job history including: years of experience, industry of experience, and areas of experience. Include specifics about your areas of expertise and when you have had proven success.</w:delText>
                  </w:r>
                </w:del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426"/>
        <w:gridCol w:w="443"/>
        <w:gridCol w:w="6721"/>
        <w:tblGridChange w:id="0">
          <w:tblGrid>
            <w:gridCol w:w="2910"/>
            <w:gridCol w:w="426"/>
            <w:gridCol w:w="443"/>
            <w:gridCol w:w="6721"/>
          </w:tblGrid>
        </w:tblGridChange>
      </w:tblGrid>
      <w:tr>
        <w:trPr>
          <w:cantSplit w:val="0"/>
          <w:trHeight w:val="310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8">
            <w:pPr>
              <w:pStyle w:val="Heading1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0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30"/>
              <w:tblGridChange w:id="0">
                <w:tblGrid>
                  <w:gridCol w:w="3030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cccccc" w:space="0" w:sz="8" w:val="single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09">
                  <w:pPr>
                    <w:pStyle w:val="Heading1"/>
                    <w:spacing w:line="276" w:lineRule="auto"/>
                    <w:rPr>
                      <w:color w:val="134cc4"/>
                      <w:sz w:val="30"/>
                      <w:szCs w:val="30"/>
                    </w:rPr>
                  </w:pPr>
                  <w:bookmarkStart w:colFirst="0" w:colLast="0" w:name="_heading=h.1fob9te" w:id="2"/>
                  <w:bookmarkEnd w:id="2"/>
                  <w:r w:rsidDel="00000000" w:rsidR="00000000" w:rsidRPr="00000000">
                    <w:rPr>
                      <w:color w:val="134cc4"/>
                      <w:sz w:val="22"/>
                      <w:szCs w:val="22"/>
                      <w:rtl w:val="0"/>
                    </w:rPr>
                    <w:t xml:space="preserve">CONTACT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A">
            <w:pPr>
              <w:spacing w:before="0" w:lineRule="auto"/>
              <w:rPr>
                <w:rFonts w:ascii="Roboto" w:cs="Roboto" w:eastAsia="Roboto" w:hAnsi="Roboto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2910.0" w:type="dxa"/>
              <w:jc w:val="left"/>
              <w:tblLayout w:type="fixed"/>
              <w:tblLook w:val="0600"/>
            </w:tblPr>
            <w:tblGrid>
              <w:gridCol w:w="420"/>
              <w:gridCol w:w="2490"/>
              <w:tblGridChange w:id="0">
                <w:tblGrid>
                  <w:gridCol w:w="420"/>
                  <w:gridCol w:w="24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B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8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C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sdt>
                    <w:sdtPr>
                      <w:tag w:val="goog_rdk_23"/>
                    </w:sdtPr>
                    <w:sdtContent>
                      <w:ins w:author="Teju arun" w:id="9" w:date="2022-01-05T16:04:51Z">
                        <w:r w:rsidDel="00000000" w:rsidR="00000000" w:rsidRPr="00000000">
                          <w:rPr>
                            <w:rFonts w:ascii="Roboto" w:cs="Roboto" w:eastAsia="Roboto" w:hAnsi="Roboto"/>
                            <w:color w:val="434343"/>
                            <w:sz w:val="18"/>
                            <w:szCs w:val="18"/>
                            <w:rtl w:val="0"/>
                          </w:rPr>
                          <w:t xml:space="preserve">8142753302</w:t>
                        </w:r>
                      </w:ins>
                    </w:sdtContent>
                  </w:sdt>
                  <w:sdt>
                    <w:sdtPr>
                      <w:tag w:val="goog_rdk_24"/>
                    </w:sdtPr>
                    <w:sdtContent>
                      <w:del w:author="Kamil Ansari" w:id="10" w:date="2021-12-11T18:55:50Z">
                        <w:r w:rsidDel="00000000" w:rsidR="00000000" w:rsidRPr="00000000">
                          <w:rPr>
                            <w:rFonts w:ascii="Roboto" w:cs="Roboto" w:eastAsia="Roboto" w:hAnsi="Roboto"/>
                            <w:color w:val="434343"/>
                            <w:sz w:val="18"/>
                            <w:szCs w:val="18"/>
                            <w:rtl w:val="0"/>
                          </w:rPr>
                          <w:delText xml:space="preserve">P</w:delText>
                        </w:r>
                        <w:r w:rsidDel="00000000" w:rsidR="00000000" w:rsidRPr="00000000">
                          <w:rPr>
                            <w:rFonts w:ascii="Roboto" w:cs="Roboto" w:eastAsia="Roboto" w:hAnsi="Roboto"/>
                            <w:color w:val="434343"/>
                            <w:sz w:val="18"/>
                            <w:szCs w:val="18"/>
                            <w:rtl w:val="0"/>
                          </w:rPr>
                          <w:delText xml:space="preserve">h</w:delText>
                        </w:r>
                        <w:r w:rsidDel="00000000" w:rsidR="00000000" w:rsidRPr="00000000">
                          <w:rPr>
                            <w:rFonts w:ascii="Roboto" w:cs="Roboto" w:eastAsia="Roboto" w:hAnsi="Roboto"/>
                            <w:color w:val="434343"/>
                            <w:sz w:val="18"/>
                            <w:szCs w:val="18"/>
                            <w:rtl w:val="0"/>
                          </w:rPr>
                          <w:delText xml:space="preserve">one Number</w:delText>
                        </w:r>
                        <w:r w:rsidDel="00000000" w:rsidR="00000000" w:rsidRPr="00000000">
                          <w:rPr>
                            <w:rFonts w:ascii="Roboto" w:cs="Roboto" w:eastAsia="Roboto" w:hAnsi="Roboto"/>
                            <w:color w:val="434343"/>
                            <w:sz w:val="18"/>
                            <w:szCs w:val="18"/>
                            <w:rtl w:val="0"/>
                          </w:rPr>
                          <w:delText xml:space="preserve"> </w:delText>
                        </w:r>
                      </w:del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D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10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E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name@email.com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F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9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0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Location, City ,State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1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12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2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yourwebsite.com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3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11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4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LinkedIn.com/username</w:t>
                  </w:r>
                </w:p>
              </w:tc>
            </w:tr>
            <w:sdt>
              <w:sdtPr>
                <w:tag w:val="goog_rdk_25"/>
              </w:sdtPr>
              <w:sdtContent>
                <w:tr>
                  <w:trPr>
                    <w:cantSplit w:val="0"/>
                    <w:tblHeader w:val="0"/>
                    <w:trPrChange w:author="Kamil Ansari" w:id="11" w:date="2021-12-11T18:55:22Z">
                      <w:trPr>
                        <w:cantSplit w:val="0"/>
                        <w:trHeight w:val="480" w:hRule="atLeast"/>
                        <w:tblHeader w:val="0"/>
                      </w:trPr>
                    </w:trPrChange>
                  </w:trPr>
                  <w:tc>
                    <w:tcPr>
                      <w:shd w:fill="auto" w:val="clear"/>
                      <w:tcMar>
                        <w:top w:w="72.0" w:type="dxa"/>
                        <w:left w:w="72.0" w:type="dxa"/>
                        <w:bottom w:w="72.0" w:type="dxa"/>
                        <w:right w:w="72.0" w:type="dxa"/>
                      </w:tcMar>
                      <w:vAlign w:val="center"/>
                      <w:tcPrChange w:author="Kamil Ansari" w:id="11" w:date="2021-12-11T18:55:22Z">
                        <w:tcPr>
                          <w:shd w:fill="auto" w:val="clear"/>
                          <w:tcMar>
                            <w:top w:w="72.0" w:type="dxa"/>
                            <w:left w:w="72.0" w:type="dxa"/>
                            <w:bottom w:w="72.0" w:type="dxa"/>
                            <w:right w:w="72.0" w:type="dxa"/>
                          </w:tcMar>
                          <w:vAlign w:val="center"/>
                        </w:tcPr>
                      </w:tcPrChange>
                    </w:tcPr>
                    <w:p w:rsidR="00000000" w:rsidDel="00000000" w:rsidP="00000000" w:rsidRDefault="00000000" w:rsidRPr="00000000" w14:paraId="00000015">
                      <w:pPr>
                        <w:spacing w:before="0" w:line="240" w:lineRule="auto"/>
                        <w:ind w:left="-90" w:right="-405" w:firstLine="0"/>
                        <w:rPr>
                          <w:rFonts w:ascii="Roboto" w:cs="Roboto" w:eastAsia="Roboto" w:hAnsi="Roboto"/>
                          <w:color w:val="434343"/>
                          <w:sz w:val="18"/>
                          <w:szCs w:val="18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137160" cy="137160"/>
                            <wp:effectExtent b="0" l="0" r="0" t="0"/>
                            <wp:docPr id="7" name="image4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4.png"/>
                                    <pic:cNvPicPr preferRelativeResize="0"/>
                                  </pic:nvPicPr>
                                  <pic:blipFill>
                                    <a:blip r:embed="rId12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60" cy="13716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shd w:fill="auto" w:val="clear"/>
                      <w:tcMar>
                        <w:top w:w="72.0" w:type="dxa"/>
                        <w:left w:w="72.0" w:type="dxa"/>
                        <w:bottom w:w="72.0" w:type="dxa"/>
                        <w:right w:w="72.0" w:type="dxa"/>
                      </w:tcMar>
                      <w:vAlign w:val="center"/>
                      <w:tcPrChange w:author="Kamil Ansari" w:id="11" w:date="2021-12-11T18:55:22Z">
                        <w:tcPr>
                          <w:shd w:fill="auto" w:val="clear"/>
                          <w:tcMar>
                            <w:top w:w="72.0" w:type="dxa"/>
                            <w:left w:w="72.0" w:type="dxa"/>
                            <w:bottom w:w="72.0" w:type="dxa"/>
                            <w:right w:w="72.0" w:type="dxa"/>
                          </w:tcMar>
                          <w:vAlign w:val="center"/>
                        </w:tcPr>
                      </w:tcPrChange>
                    </w:tcPr>
                    <w:p w:rsidR="00000000" w:rsidDel="00000000" w:rsidP="00000000" w:rsidRDefault="00000000" w:rsidRPr="00000000" w14:paraId="00000016">
                      <w:pPr>
                        <w:spacing w:before="0" w:line="276" w:lineRule="auto"/>
                        <w:rPr>
                          <w:rFonts w:ascii="Roboto" w:cs="Roboto" w:eastAsia="Roboto" w:hAnsi="Roboto"/>
                          <w:color w:val="434343"/>
                          <w:sz w:val="18"/>
                          <w:szCs w:val="18"/>
                        </w:rPr>
                      </w:pPr>
                      <w:sdt>
                        <w:sdtPr>
                          <w:tag w:val="goog_rdk_27"/>
                        </w:sdtPr>
                        <w:sdtContent>
                          <w:del w:author="Kamil Ansari" w:id="12" w:date="2021-12-11T18:55:29Z"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color w:val="434343"/>
                                <w:sz w:val="18"/>
                                <w:szCs w:val="18"/>
                                <w:rtl w:val="0"/>
                              </w:rPr>
                              <w:delText xml:space="preserve">Twitter @username</w:delText>
                            </w:r>
                          </w:del>
                        </w:sdtContent>
                      </w:sdt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sdtContent>
            </w:sdt>
          </w:tbl>
          <w:p w:rsidR="00000000" w:rsidDel="00000000" w:rsidP="00000000" w:rsidRDefault="00000000" w:rsidRPr="00000000" w14:paraId="00000017">
            <w:pPr>
              <w:spacing w:before="0" w:line="240" w:lineRule="auto"/>
              <w:rPr>
                <w:rFonts w:ascii="Roboto" w:cs="Roboto" w:eastAsia="Roboto" w:hAnsi="Roboto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0" w:line="276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2910.0" w:type="dxa"/>
              <w:jc w:val="left"/>
              <w:tblBorders>
                <w:top w:color="999999" w:space="0" w:sz="8" w:val="single"/>
                <w:left w:color="999999" w:space="0" w:sz="8" w:val="single"/>
                <w:bottom w:color="999999" w:space="0" w:sz="8" w:val="single"/>
                <w:right w:color="999999" w:space="0" w:sz="8" w:val="single"/>
                <w:insideH w:color="999999" w:space="0" w:sz="8" w:val="single"/>
                <w:insideV w:color="999999" w:space="0" w:sz="8" w:val="single"/>
              </w:tblBorders>
              <w:tblLayout w:type="fixed"/>
              <w:tblLook w:val="0600"/>
            </w:tblPr>
            <w:tblGrid>
              <w:gridCol w:w="2910"/>
              <w:tblGridChange w:id="0">
                <w:tblGrid>
                  <w:gridCol w:w="2910"/>
                </w:tblGrid>
              </w:tblGridChange>
            </w:tblGrid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cccccc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19">
                  <w:pPr>
                    <w:pStyle w:val="Heading1"/>
                    <w:spacing w:line="276" w:lineRule="auto"/>
                    <w:rPr>
                      <w:rFonts w:ascii="Roboto" w:cs="Roboto" w:eastAsia="Roboto" w:hAnsi="Roboto"/>
                      <w:color w:val="45818e"/>
                      <w:sz w:val="28"/>
                      <w:szCs w:val="28"/>
                    </w:rPr>
                  </w:pPr>
                  <w:bookmarkStart w:colFirst="0" w:colLast="0" w:name="_heading=h.3znysh7" w:id="3"/>
                  <w:bookmarkEnd w:id="3"/>
                  <w:r w:rsidDel="00000000" w:rsidR="00000000" w:rsidRPr="00000000">
                    <w:rPr>
                      <w:color w:val="134cc4"/>
                      <w:sz w:val="22"/>
                      <w:szCs w:val="22"/>
                      <w:rtl w:val="0"/>
                    </w:rPr>
                    <w:t xml:space="preserve">EDUCATION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0" w:lineRule="auto"/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  <w:rtl w:val="0"/>
              </w:rPr>
              <w:t xml:space="preserve">Masters Degree</w:t>
            </w:r>
          </w:p>
          <w:p w:rsidR="00000000" w:rsidDel="00000000" w:rsidP="00000000" w:rsidRDefault="00000000" w:rsidRPr="00000000" w14:paraId="0000001C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Major</w:t>
              <w:br w:type="textWrapping"/>
              <w:t xml:space="preserve">University Name, </w:t>
            </w:r>
          </w:p>
          <w:p w:rsidR="00000000" w:rsidDel="00000000" w:rsidP="00000000" w:rsidRDefault="00000000" w:rsidRPr="00000000" w14:paraId="0000001D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Graduation Year </w:t>
            </w:r>
          </w:p>
          <w:p w:rsidR="00000000" w:rsidDel="00000000" w:rsidP="00000000" w:rsidRDefault="00000000" w:rsidRPr="00000000" w14:paraId="0000001E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0" w:lineRule="auto"/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  <w:rtl w:val="0"/>
              </w:rPr>
              <w:t xml:space="preserve">Bachelor's Degree</w:t>
            </w:r>
          </w:p>
          <w:p w:rsidR="00000000" w:rsidDel="00000000" w:rsidP="00000000" w:rsidRDefault="00000000" w:rsidRPr="00000000" w14:paraId="00000020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Major</w:t>
              <w:br w:type="textWrapping"/>
              <w:t xml:space="preserve">University Name, </w:t>
            </w:r>
          </w:p>
          <w:p w:rsidR="00000000" w:rsidDel="00000000" w:rsidP="00000000" w:rsidRDefault="00000000" w:rsidRPr="00000000" w14:paraId="00000021">
            <w:pPr>
              <w:spacing w:before="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Graduation Year 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br w:type="textWrapping"/>
            </w:r>
          </w:p>
          <w:tbl>
            <w:tblPr>
              <w:tblStyle w:val="Table6"/>
              <w:tblW w:w="2910.0" w:type="dxa"/>
              <w:jc w:val="left"/>
              <w:tblBorders>
                <w:top w:color="999999" w:space="0" w:sz="8" w:val="single"/>
                <w:left w:color="999999" w:space="0" w:sz="8" w:val="single"/>
                <w:bottom w:color="999999" w:space="0" w:sz="8" w:val="single"/>
                <w:right w:color="999999" w:space="0" w:sz="8" w:val="single"/>
                <w:insideH w:color="999999" w:space="0" w:sz="8" w:val="single"/>
                <w:insideV w:color="999999" w:space="0" w:sz="8" w:val="single"/>
              </w:tblBorders>
              <w:tblLayout w:type="fixed"/>
              <w:tblLook w:val="0600"/>
            </w:tblPr>
            <w:tblGrid>
              <w:gridCol w:w="2910"/>
              <w:tblGridChange w:id="0">
                <w:tblGrid>
                  <w:gridCol w:w="291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cccccc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2">
                  <w:pPr>
                    <w:pStyle w:val="Heading1"/>
                    <w:spacing w:line="276" w:lineRule="auto"/>
                    <w:rPr>
                      <w:rFonts w:ascii="Roboto" w:cs="Roboto" w:eastAsia="Roboto" w:hAnsi="Roboto"/>
                      <w:color w:val="45818e"/>
                      <w:sz w:val="28"/>
                      <w:szCs w:val="28"/>
                    </w:rPr>
                  </w:pPr>
                  <w:bookmarkStart w:colFirst="0" w:colLast="0" w:name="_heading=h.2et92p0" w:id="4"/>
                  <w:bookmarkEnd w:id="4"/>
                  <w:r w:rsidDel="00000000" w:rsidR="00000000" w:rsidRPr="00000000">
                    <w:rPr>
                      <w:color w:val="134cc4"/>
                      <w:sz w:val="22"/>
                      <w:szCs w:val="22"/>
                      <w:rtl w:val="0"/>
                    </w:rPr>
                    <w:t xml:space="preserve">SKILLS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  <w:rtl w:val="0"/>
              </w:rPr>
              <w:t xml:space="preserve">List all skills you have mastered throughout your career.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#2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#3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#4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#5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ind w:right="285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ind w:right="285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C">
            <w:pPr>
              <w:spacing w:before="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70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020"/>
              <w:tblGridChange w:id="0">
                <w:tblGrid>
                  <w:gridCol w:w="7020"/>
                </w:tblGrid>
              </w:tblGridChange>
            </w:tblGrid>
            <w:tr>
              <w:trPr>
                <w:cantSplit w:val="0"/>
                <w:trHeight w:val="3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cccccc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D">
                  <w:pPr>
                    <w:pStyle w:val="Heading1"/>
                    <w:spacing w:line="276" w:lineRule="auto"/>
                    <w:rPr>
                      <w:color w:val="134cc4"/>
                      <w:sz w:val="28"/>
                      <w:szCs w:val="28"/>
                    </w:rPr>
                  </w:pPr>
                  <w:bookmarkStart w:colFirst="0" w:colLast="0" w:name="_heading=h.tyjcwt" w:id="5"/>
                  <w:bookmarkEnd w:id="5"/>
                  <w:r w:rsidDel="00000000" w:rsidR="00000000" w:rsidRPr="00000000">
                    <w:rPr>
                      <w:color w:val="134cc4"/>
                      <w:sz w:val="20"/>
                      <w:szCs w:val="20"/>
                      <w:rtl w:val="0"/>
                    </w:rPr>
                    <w:t xml:space="preserve">WORK EXPERIENCE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E">
            <w:pPr>
              <w:pStyle w:val="Heading2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Enter your job position here</w:t>
            </w:r>
          </w:p>
          <w:p w:rsidR="00000000" w:rsidDel="00000000" w:rsidP="00000000" w:rsidRDefault="00000000" w:rsidRPr="00000000" w14:paraId="0000002F">
            <w:pPr>
              <w:pStyle w:val="Heading3"/>
              <w:rPr>
                <w:rFonts w:ascii="Roboto" w:cs="Roboto" w:eastAsia="Roboto" w:hAnsi="Roboto"/>
                <w:i w:val="1"/>
                <w:color w:val="434343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Fonts w:ascii="Roboto" w:cs="Roboto" w:eastAsia="Roboto" w:hAnsi="Roboto"/>
                <w:i w:val="1"/>
                <w:color w:val="434343"/>
                <w:rtl w:val="0"/>
              </w:rPr>
              <w:t xml:space="preserve">COMPANY NAME | 2016 - 2017</w:t>
            </w:r>
          </w:p>
          <w:p w:rsidR="00000000" w:rsidDel="00000000" w:rsidP="00000000" w:rsidRDefault="00000000" w:rsidRPr="00000000" w14:paraId="00000030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In two or three sentences, provide an overview of your responsibilities in this position. What did you accomplish daily that led to proven overall success for the company as a whole?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Here, write a 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3">
            <w:pPr>
              <w:pStyle w:val="Heading2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Enter your job position here</w:t>
            </w:r>
          </w:p>
          <w:p w:rsidR="00000000" w:rsidDel="00000000" w:rsidP="00000000" w:rsidRDefault="00000000" w:rsidRPr="00000000" w14:paraId="00000034">
            <w:pPr>
              <w:pStyle w:val="Heading3"/>
              <w:rPr>
                <w:rFonts w:ascii="Roboto" w:cs="Roboto" w:eastAsia="Roboto" w:hAnsi="Roboto"/>
                <w:i w:val="1"/>
                <w:color w:val="434343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rFonts w:ascii="Roboto" w:cs="Roboto" w:eastAsia="Roboto" w:hAnsi="Roboto"/>
                <w:i w:val="1"/>
                <w:color w:val="434343"/>
                <w:rtl w:val="0"/>
              </w:rPr>
              <w:t xml:space="preserve">COMPANY NAME | 2016 - 2017</w:t>
            </w:r>
          </w:p>
          <w:p w:rsidR="00000000" w:rsidDel="00000000" w:rsidP="00000000" w:rsidRDefault="00000000" w:rsidRPr="00000000" w14:paraId="00000035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In two or three sentences, provide an overview of your responsibilities in this position. What did you accomplish daily that led to proven overall success for the company as a whole?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Here, write a 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8">
            <w:pPr>
              <w:pStyle w:val="Heading2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Enter your job position here</w:t>
            </w:r>
          </w:p>
          <w:p w:rsidR="00000000" w:rsidDel="00000000" w:rsidP="00000000" w:rsidRDefault="00000000" w:rsidRPr="00000000" w14:paraId="00000039">
            <w:pPr>
              <w:pStyle w:val="Heading3"/>
              <w:rPr>
                <w:rFonts w:ascii="Roboto" w:cs="Roboto" w:eastAsia="Roboto" w:hAnsi="Roboto"/>
                <w:i w:val="1"/>
                <w:color w:val="434343"/>
              </w:rPr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rFonts w:ascii="Roboto" w:cs="Roboto" w:eastAsia="Roboto" w:hAnsi="Roboto"/>
                <w:i w:val="1"/>
                <w:color w:val="434343"/>
                <w:rtl w:val="0"/>
              </w:rPr>
              <w:t xml:space="preserve">COMPANY NAME | 2016 - 2017</w:t>
            </w:r>
          </w:p>
          <w:p w:rsidR="00000000" w:rsidDel="00000000" w:rsidP="00000000" w:rsidRDefault="00000000" w:rsidRPr="00000000" w14:paraId="0000003A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In two or three sentences, provide an overview of your responsibilities in this position. What did you accomplish daily that led to proven overall success for the company as a whole?</w:t>
            </w:r>
          </w:p>
          <w:p w:rsidR="00000000" w:rsidDel="00000000" w:rsidP="00000000" w:rsidRDefault="00000000" w:rsidRPr="00000000" w14:paraId="0000003B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Here, write a 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One to two sentence synopsis of how you achieved success in your current position with a specific project you led or owned.</w:t>
            </w:r>
          </w:p>
        </w:tc>
      </w:tr>
      <w:tr>
        <w:trPr>
          <w:cantSplit w:val="0"/>
          <w:trHeight w:val="91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ind w:right="28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0">
            <w:pPr>
              <w:pStyle w:val="Heading1"/>
              <w:ind w:right="285"/>
              <w:rPr>
                <w:rFonts w:ascii="Arial" w:cs="Arial" w:eastAsia="Arial" w:hAnsi="Arial"/>
              </w:rPr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ourier New"/>
  <w:font w:name="Assistant ExtraLight">
    <w:embedRegular w:fontKey="{00000000-0000-0000-0000-000000000000}" r:id="rId1" w:subsetted="0"/>
    <w:embedBold w:fontKey="{00000000-0000-0000-0000-000000000000}" r:id="rId2" w:subsetted="0"/>
  </w:font>
  <w:font w:name="Archivo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uli"/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Source Sans Pro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Fira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Spectral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ssistant ExtraLight" w:cs="Assistant ExtraLight" w:eastAsia="Assistant ExtraLight" w:hAnsi="Assistant ExtraLight"/>
        <w:color w:val="666666"/>
        <w:lang w:val="en"/>
      </w:rPr>
    </w:rPrDefault>
    <w:pPrDefault>
      <w:pPr>
        <w:widowControl w:val="0"/>
        <w:spacing w:before="200" w:line="312" w:lineRule="auto"/>
        <w:ind w:righ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0" w:line="240" w:lineRule="auto"/>
    </w:pPr>
    <w:rPr>
      <w:rFonts w:ascii="Archivo Narrow" w:cs="Archivo Narrow" w:eastAsia="Archivo Narrow" w:hAnsi="Archivo Narrow"/>
      <w:color w:val="434343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="240" w:lineRule="auto"/>
    </w:pPr>
    <w:rPr>
      <w:color w:val="434343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before="100" w:line="240" w:lineRule="auto"/>
      <w:jc w:val="center"/>
    </w:pPr>
    <w:rPr>
      <w:rFonts w:ascii="Muli" w:cs="Muli" w:eastAsia="Muli" w:hAnsi="Muli"/>
      <w:color w:val="434343"/>
      <w:sz w:val="128"/>
      <w:szCs w:val="128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spacing w:before="0" w:line="240" w:lineRule="auto"/>
      <w:outlineLvl w:val="0"/>
    </w:pPr>
    <w:rPr>
      <w:rFonts w:ascii="Archivo Narrow" w:cs="Archivo Narrow" w:eastAsia="Archivo Narrow" w:hAnsi="Archivo Narrow"/>
      <w:color w:val="434343"/>
      <w:sz w:val="32"/>
      <w:szCs w:val="3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before="300" w:line="240" w:lineRule="auto"/>
      <w:outlineLvl w:val="1"/>
    </w:pPr>
    <w:rPr>
      <w:color w:val="434343"/>
      <w:sz w:val="24"/>
      <w:szCs w:val="24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100" w:before="100" w:line="240" w:lineRule="auto"/>
      <w:outlineLvl w:val="2"/>
    </w:pPr>
    <w:rPr>
      <w:sz w:val="18"/>
      <w:szCs w:val="1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outlineLvl w:val="3"/>
    </w:pPr>
    <w:rPr>
      <w:color w:val="434343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before="100" w:line="240" w:lineRule="auto"/>
      <w:jc w:val="center"/>
    </w:pPr>
    <w:rPr>
      <w:rFonts w:ascii="Muli" w:cs="Muli" w:eastAsia="Muli" w:hAnsi="Muli"/>
      <w:color w:val="434343"/>
      <w:sz w:val="128"/>
      <w:szCs w:val="128"/>
    </w:rPr>
  </w:style>
  <w:style w:type="paragraph" w:styleId="Subtitle">
    <w:name w:val="Subtitle"/>
    <w:basedOn w:val="Normal"/>
    <w:next w:val="Normal"/>
    <w:uiPriority w:val="11"/>
    <w:qFormat w:val="1"/>
    <w:pPr>
      <w:spacing w:before="0" w:line="276" w:lineRule="auto"/>
    </w:pPr>
    <w:rPr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8367ED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before="0" w:line="276" w:lineRule="auto"/>
    </w:pPr>
    <w:rPr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-bold.ttf"/><Relationship Id="rId11" Type="http://schemas.openxmlformats.org/officeDocument/2006/relationships/font" Target="fonts/SourceSansProLight-regular.ttf"/><Relationship Id="rId22" Type="http://schemas.openxmlformats.org/officeDocument/2006/relationships/font" Target="fonts/Spectral-boldItalic.ttf"/><Relationship Id="rId10" Type="http://schemas.openxmlformats.org/officeDocument/2006/relationships/font" Target="fonts/Roboto-boldItalic.ttf"/><Relationship Id="rId21" Type="http://schemas.openxmlformats.org/officeDocument/2006/relationships/font" Target="fonts/Spectral-italic.ttf"/><Relationship Id="rId13" Type="http://schemas.openxmlformats.org/officeDocument/2006/relationships/font" Target="fonts/SourceSansProLight-italic.ttf"/><Relationship Id="rId12" Type="http://schemas.openxmlformats.org/officeDocument/2006/relationships/font" Target="fonts/SourceSansProLight-bold.ttf"/><Relationship Id="rId1" Type="http://schemas.openxmlformats.org/officeDocument/2006/relationships/font" Target="fonts/AssistantExtraLight-regular.ttf"/><Relationship Id="rId2" Type="http://schemas.openxmlformats.org/officeDocument/2006/relationships/font" Target="fonts/AssistantExtraLight-bold.ttf"/><Relationship Id="rId3" Type="http://schemas.openxmlformats.org/officeDocument/2006/relationships/font" Target="fonts/ArchivoNarrow-regular.ttf"/><Relationship Id="rId4" Type="http://schemas.openxmlformats.org/officeDocument/2006/relationships/font" Target="fonts/ArchivoNarrow-bold.ttf"/><Relationship Id="rId9" Type="http://schemas.openxmlformats.org/officeDocument/2006/relationships/font" Target="fonts/Roboto-italic.ttf"/><Relationship Id="rId15" Type="http://schemas.openxmlformats.org/officeDocument/2006/relationships/font" Target="fonts/FiraSans-regular.ttf"/><Relationship Id="rId14" Type="http://schemas.openxmlformats.org/officeDocument/2006/relationships/font" Target="fonts/SourceSansProLight-boldItalic.ttf"/><Relationship Id="rId17" Type="http://schemas.openxmlformats.org/officeDocument/2006/relationships/font" Target="fonts/FiraSans-italic.ttf"/><Relationship Id="rId16" Type="http://schemas.openxmlformats.org/officeDocument/2006/relationships/font" Target="fonts/FiraSans-bold.ttf"/><Relationship Id="rId5" Type="http://schemas.openxmlformats.org/officeDocument/2006/relationships/font" Target="fonts/ArchivoNarrow-italic.ttf"/><Relationship Id="rId19" Type="http://schemas.openxmlformats.org/officeDocument/2006/relationships/font" Target="fonts/Spectral-regular.ttf"/><Relationship Id="rId6" Type="http://schemas.openxmlformats.org/officeDocument/2006/relationships/font" Target="fonts/ArchivoNarrow-boldItalic.ttf"/><Relationship Id="rId18" Type="http://schemas.openxmlformats.org/officeDocument/2006/relationships/font" Target="fonts/FiraSans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C3WuLPcfs3HmTQgL1lUFOgfa1g==">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2021-02-28T05:14:00Z</dcterms:created>
</cp:coreProperties>
</file>